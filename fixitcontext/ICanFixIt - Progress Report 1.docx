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p w:rsidR="45F5D02B" w:rsidP="0681F24D" w:rsidRDefault="45F5D02B" w14:paraId="74CACFA2" w14:textId="3D8621D7">
      <w:pPr>
        <w:spacing w:before="240" w:after="240"/>
        <w:jc w:val="center"/>
        <w:rPr>
          <w:rFonts w:ascii="Calibri" w:hAnsi="Calibri" w:eastAsia="Calibri" w:cs="Calibri"/>
          <w:b/>
          <w:sz w:val="32"/>
          <w:szCs w:val="32"/>
          <w:lang w:val="en-US"/>
        </w:rPr>
      </w:pPr>
      <w:r w:rsidRPr="0C2F61D8">
        <w:rPr>
          <w:rFonts w:ascii="Calibri" w:hAnsi="Calibri" w:eastAsia="Calibri" w:cs="Calibri"/>
          <w:b/>
          <w:sz w:val="32"/>
          <w:szCs w:val="32"/>
          <w:lang w:val="en-US"/>
        </w:rPr>
        <w:t xml:space="preserve">Project Name: </w:t>
      </w:r>
      <w:r w:rsidRPr="0C2F61D8" w:rsidR="4CA87557">
        <w:rPr>
          <w:rFonts w:ascii="Calibri" w:hAnsi="Calibri" w:eastAsia="Calibri" w:cs="Calibri"/>
          <w:b/>
          <w:sz w:val="32"/>
          <w:szCs w:val="32"/>
          <w:lang w:val="en-US"/>
        </w:rPr>
        <w:t>“</w:t>
      </w:r>
      <w:r w:rsidRPr="0C2F61D8">
        <w:rPr>
          <w:rFonts w:ascii="Calibri" w:hAnsi="Calibri" w:eastAsia="Calibri" w:cs="Calibri"/>
          <w:b/>
          <w:sz w:val="32"/>
          <w:szCs w:val="32"/>
          <w:lang w:val="en-US"/>
        </w:rPr>
        <w:t xml:space="preserve">I Can Fix It </w:t>
      </w:r>
      <w:r w:rsidRPr="0C2F61D8" w:rsidR="26A98F3A">
        <w:rPr>
          <w:rFonts w:ascii="Calibri" w:hAnsi="Calibri" w:eastAsia="Calibri" w:cs="Calibri"/>
          <w:b/>
          <w:sz w:val="32"/>
          <w:szCs w:val="32"/>
          <w:lang w:val="en-US"/>
        </w:rPr>
        <w:t>“</w:t>
      </w:r>
    </w:p>
    <w:p w:rsidR="427B26DA" w:rsidP="427B26DA" w:rsidRDefault="427B26DA" w14:paraId="1DFE6FE1" w14:textId="7A5FFA1F">
      <w:pPr>
        <w:jc w:val="center"/>
        <w:rPr>
          <w:rFonts w:ascii="Calibri" w:hAnsi="Calibri" w:eastAsia="Calibri" w:cs="Calibri"/>
          <w:lang w:val="en-US"/>
        </w:rPr>
      </w:pPr>
    </w:p>
    <w:p w:rsidR="45F5D02B" w:rsidP="3CF13F16" w:rsidRDefault="45F5D02B" w14:paraId="717EA733" w14:textId="7F74D8E7">
      <w:pPr>
        <w:jc w:val="center"/>
        <w:rPr>
          <w:rFonts w:ascii="Calibri" w:hAnsi="Calibri" w:eastAsia="Calibri" w:cs="Calibri"/>
          <w:sz w:val="28"/>
          <w:szCs w:val="28"/>
          <w:lang w:val="en-US"/>
        </w:rPr>
      </w:pPr>
      <w:r w:rsidRPr="0C2F61D8">
        <w:rPr>
          <w:rFonts w:ascii="Calibri" w:hAnsi="Calibri" w:eastAsia="Calibri" w:cs="Calibri"/>
          <w:b/>
          <w:sz w:val="28"/>
          <w:szCs w:val="28"/>
          <w:lang w:val="en-US"/>
        </w:rPr>
        <w:t>Course Name:</w:t>
      </w:r>
      <w:r w:rsidRPr="0C2F61D8">
        <w:rPr>
          <w:rFonts w:ascii="Calibri" w:hAnsi="Calibri" w:eastAsia="Calibri" w:cs="Calibri"/>
          <w:sz w:val="28"/>
          <w:szCs w:val="28"/>
          <w:lang w:val="en-US"/>
        </w:rPr>
        <w:t xml:space="preserve"> Software Engineering (Douglas College)</w:t>
      </w:r>
    </w:p>
    <w:p w:rsidR="45F5D02B" w:rsidP="7F4F4852" w:rsidRDefault="45F5D02B" w14:paraId="2832A10B" w14:textId="2F8898E3">
      <w:pPr>
        <w:pStyle w:val="NoSpacing"/>
        <w:spacing w:line="240" w:lineRule="auto"/>
        <w:jc w:val="center"/>
        <w:rPr>
          <w:rFonts w:ascii="Calibri" w:hAnsi="Calibri" w:eastAsia="Calibri" w:cs="Calibri"/>
          <w:sz w:val="28"/>
          <w:szCs w:val="28"/>
          <w:lang w:val="en-US"/>
        </w:rPr>
      </w:pPr>
      <w:r w:rsidRPr="0C2F61D8">
        <w:rPr>
          <w:rFonts w:ascii="Calibri" w:hAnsi="Calibri" w:eastAsia="Calibri" w:cs="Calibri"/>
          <w:b/>
          <w:sz w:val="28"/>
          <w:szCs w:val="28"/>
          <w:lang w:val="en-US"/>
        </w:rPr>
        <w:t>Student Name(s):</w:t>
      </w:r>
      <w:r w:rsidRPr="0C2F61D8">
        <w:rPr>
          <w:rFonts w:ascii="Calibri" w:hAnsi="Calibri" w:eastAsia="Calibri" w:cs="Calibri"/>
          <w:sz w:val="28"/>
          <w:szCs w:val="28"/>
          <w:lang w:val="en-US"/>
        </w:rPr>
        <w:t xml:space="preserve"> </w:t>
      </w:r>
    </w:p>
    <w:p w:rsidRPr="00636839" w:rsidR="7DD5F461" w:rsidP="7F4F4852" w:rsidRDefault="7DD5F461" w14:paraId="01EF5109" w14:textId="0D800878">
      <w:pPr>
        <w:pStyle w:val="NoSpacing"/>
        <w:spacing w:line="240" w:lineRule="auto"/>
        <w:jc w:val="center"/>
        <w:rPr>
          <w:rFonts w:ascii="Calibri" w:hAnsi="Calibri" w:eastAsia="Calibri" w:cs="Calibri"/>
          <w:sz w:val="28"/>
          <w:szCs w:val="28"/>
          <w:lang w:val="es-MX"/>
        </w:rPr>
      </w:pPr>
      <w:r w:rsidRPr="00636839">
        <w:rPr>
          <w:rFonts w:ascii="Calibri" w:hAnsi="Calibri" w:eastAsia="Calibri" w:cs="Calibri"/>
          <w:sz w:val="28"/>
          <w:szCs w:val="28"/>
          <w:lang w:val="es-MX"/>
        </w:rPr>
        <w:t>Ahmed Adib</w:t>
      </w:r>
      <w:r w:rsidRPr="00636839" w:rsidR="3ADD3C24">
        <w:rPr>
          <w:rFonts w:ascii="Calibri" w:hAnsi="Calibri" w:eastAsia="Calibri" w:cs="Calibri"/>
          <w:sz w:val="28"/>
          <w:szCs w:val="28"/>
          <w:lang w:val="es-MX"/>
        </w:rPr>
        <w:t xml:space="preserve"> 3003</w:t>
      </w:r>
      <w:r w:rsidRPr="00636839" w:rsidR="3DC36E8B">
        <w:rPr>
          <w:rFonts w:ascii="Calibri" w:hAnsi="Calibri" w:eastAsia="Calibri" w:cs="Calibri"/>
          <w:sz w:val="28"/>
          <w:szCs w:val="28"/>
          <w:lang w:val="es-MX"/>
        </w:rPr>
        <w:t>91875</w:t>
      </w:r>
    </w:p>
    <w:p w:rsidRPr="00636839" w:rsidR="7DD5F461" w:rsidP="7F4F4852" w:rsidRDefault="7DD5F461" w14:paraId="17141BE4" w14:textId="3F67B9F2">
      <w:pPr>
        <w:pStyle w:val="NoSpacing"/>
        <w:spacing w:line="240" w:lineRule="auto"/>
        <w:jc w:val="center"/>
        <w:rPr>
          <w:rFonts w:ascii="Calibri" w:hAnsi="Calibri" w:eastAsia="Calibri" w:cs="Calibri"/>
          <w:sz w:val="28"/>
          <w:szCs w:val="28"/>
          <w:lang w:val="es-MX"/>
        </w:rPr>
      </w:pPr>
      <w:r w:rsidRPr="00636839">
        <w:rPr>
          <w:rFonts w:ascii="Calibri" w:hAnsi="Calibri" w:eastAsia="Calibri" w:cs="Calibri"/>
          <w:sz w:val="28"/>
          <w:szCs w:val="28"/>
          <w:lang w:val="es-MX"/>
        </w:rPr>
        <w:t xml:space="preserve">     Carlos Altamirano Baez</w:t>
      </w:r>
      <w:r w:rsidRPr="00636839" w:rsidR="5F936E42">
        <w:rPr>
          <w:rFonts w:ascii="Calibri" w:hAnsi="Calibri" w:eastAsia="Calibri" w:cs="Calibri"/>
          <w:sz w:val="28"/>
          <w:szCs w:val="28"/>
          <w:lang w:val="es-MX"/>
        </w:rPr>
        <w:t xml:space="preserve"> 300374842</w:t>
      </w:r>
    </w:p>
    <w:p w:rsidR="7DD5F461" w:rsidP="7F4F4852" w:rsidRDefault="7DD5F461" w14:paraId="27F38413" w14:textId="6BEB5A96">
      <w:pPr>
        <w:pStyle w:val="NoSpacing"/>
        <w:spacing w:line="240" w:lineRule="auto"/>
        <w:jc w:val="center"/>
        <w:rPr>
          <w:rFonts w:ascii="Calibri" w:hAnsi="Calibri" w:eastAsia="Calibri" w:cs="Calibri"/>
          <w:sz w:val="28"/>
          <w:szCs w:val="28"/>
          <w:lang w:val="en-US"/>
        </w:rPr>
      </w:pPr>
      <w:r w:rsidRPr="00636839">
        <w:rPr>
          <w:rFonts w:ascii="Calibri" w:hAnsi="Calibri" w:eastAsia="Calibri" w:cs="Calibri"/>
          <w:sz w:val="28"/>
          <w:szCs w:val="28"/>
          <w:lang w:val="es-MX"/>
        </w:rPr>
        <w:t xml:space="preserve">        </w:t>
      </w:r>
      <w:r w:rsidRPr="0C2F61D8">
        <w:rPr>
          <w:rFonts w:ascii="Calibri" w:hAnsi="Calibri" w:eastAsia="Calibri" w:cs="Calibri"/>
          <w:sz w:val="28"/>
          <w:szCs w:val="28"/>
          <w:lang w:val="en-US"/>
        </w:rPr>
        <w:t>Jose Pinglo Ortiz</w:t>
      </w:r>
      <w:r w:rsidRPr="6B6146AA" w:rsidR="464A29AC">
        <w:rPr>
          <w:rFonts w:ascii="Calibri" w:hAnsi="Calibri" w:eastAsia="Calibri" w:cs="Calibri"/>
          <w:sz w:val="28"/>
          <w:szCs w:val="28"/>
          <w:lang w:val="en-US"/>
        </w:rPr>
        <w:t xml:space="preserve"> </w:t>
      </w:r>
      <w:r w:rsidRPr="6B6146AA" w:rsidR="29C409BC">
        <w:rPr>
          <w:rFonts w:ascii="Calibri" w:hAnsi="Calibri" w:eastAsia="Calibri" w:cs="Calibri"/>
          <w:sz w:val="28"/>
          <w:szCs w:val="28"/>
          <w:lang w:val="en-US"/>
        </w:rPr>
        <w:t>300393740</w:t>
      </w:r>
    </w:p>
    <w:p w:rsidR="7DD5F461" w:rsidP="7F4F4852" w:rsidRDefault="7DD5F461" w14:paraId="48808943" w14:textId="3FD60D4B">
      <w:pPr>
        <w:pStyle w:val="NoSpacing"/>
        <w:spacing w:line="240" w:lineRule="auto"/>
        <w:jc w:val="center"/>
        <w:rPr>
          <w:rFonts w:ascii="Calibri" w:hAnsi="Calibri" w:eastAsia="Calibri" w:cs="Calibri"/>
          <w:sz w:val="28"/>
          <w:szCs w:val="28"/>
          <w:lang w:val="en-US"/>
        </w:rPr>
      </w:pPr>
      <w:r w:rsidRPr="0C2F61D8">
        <w:rPr>
          <w:rFonts w:ascii="Calibri" w:hAnsi="Calibri" w:eastAsia="Calibri" w:cs="Calibri"/>
          <w:sz w:val="28"/>
          <w:szCs w:val="28"/>
          <w:lang w:val="en-US"/>
        </w:rPr>
        <w:t xml:space="preserve">     Abhilash </w:t>
      </w:r>
      <w:proofErr w:type="spellStart"/>
      <w:r w:rsidRPr="0C2F61D8">
        <w:rPr>
          <w:rFonts w:ascii="Calibri" w:hAnsi="Calibri" w:eastAsia="Calibri" w:cs="Calibri"/>
          <w:sz w:val="28"/>
          <w:szCs w:val="28"/>
          <w:lang w:val="en-US"/>
        </w:rPr>
        <w:t>Ravindranathan</w:t>
      </w:r>
      <w:proofErr w:type="spellEnd"/>
      <w:r w:rsidRPr="6B6146AA" w:rsidR="512BBF08">
        <w:rPr>
          <w:rFonts w:ascii="Calibri" w:hAnsi="Calibri" w:eastAsia="Calibri" w:cs="Calibri"/>
          <w:sz w:val="28"/>
          <w:szCs w:val="28"/>
          <w:lang w:val="en-US"/>
        </w:rPr>
        <w:t xml:space="preserve"> 300414478</w:t>
      </w:r>
    </w:p>
    <w:p w:rsidR="3327722A" w:rsidP="7F4F4852" w:rsidRDefault="3327722A" w14:paraId="4BED8C24" w14:textId="08B83F43">
      <w:pPr>
        <w:pStyle w:val="NoSpacing"/>
        <w:spacing w:line="240" w:lineRule="auto"/>
        <w:jc w:val="center"/>
        <w:rPr>
          <w:rFonts w:ascii="Calibri" w:hAnsi="Calibri" w:eastAsia="Calibri" w:cs="Calibri"/>
          <w:b/>
          <w:sz w:val="28"/>
          <w:szCs w:val="28"/>
          <w:lang w:val="en-US"/>
        </w:rPr>
      </w:pPr>
    </w:p>
    <w:p w:rsidR="45F5D02B" w:rsidP="7F4F4852" w:rsidRDefault="1FB659ED" w14:paraId="67FB9512" w14:textId="11DB6C12">
      <w:pPr>
        <w:pStyle w:val="NoSpacing"/>
        <w:spacing w:line="240" w:lineRule="auto"/>
        <w:jc w:val="center"/>
        <w:rPr>
          <w:rFonts w:ascii="Calibri" w:hAnsi="Calibri" w:eastAsia="Calibri" w:cs="Calibri"/>
          <w:sz w:val="28"/>
          <w:szCs w:val="28"/>
          <w:lang w:val="en-US"/>
        </w:rPr>
      </w:pPr>
      <w:r w:rsidRPr="0C2F61D8">
        <w:rPr>
          <w:rFonts w:ascii="Calibri" w:hAnsi="Calibri" w:eastAsia="Calibri" w:cs="Calibri"/>
          <w:b/>
          <w:sz w:val="28"/>
          <w:szCs w:val="28"/>
          <w:lang w:val="en-US"/>
        </w:rPr>
        <w:t xml:space="preserve">   </w:t>
      </w:r>
      <w:r w:rsidRPr="0C2F61D8" w:rsidR="13F00BF3">
        <w:rPr>
          <w:rFonts w:ascii="Calibri" w:hAnsi="Calibri" w:eastAsia="Calibri" w:cs="Calibri"/>
          <w:b/>
          <w:sz w:val="28"/>
          <w:szCs w:val="28"/>
          <w:lang w:val="en-US"/>
        </w:rPr>
        <w:t>Instructor Name:</w:t>
      </w:r>
      <w:r w:rsidRPr="0C2F61D8" w:rsidR="13F00BF3">
        <w:rPr>
          <w:rFonts w:ascii="Calibri" w:hAnsi="Calibri" w:eastAsia="Calibri" w:cs="Calibri"/>
          <w:sz w:val="28"/>
          <w:szCs w:val="28"/>
          <w:lang w:val="en-US"/>
        </w:rPr>
        <w:t xml:space="preserve"> </w:t>
      </w:r>
    </w:p>
    <w:p w:rsidR="45F5D02B" w:rsidP="7F4F4852" w:rsidRDefault="18544E36" w14:paraId="6F83F5A5" w14:textId="013A1E6B">
      <w:pPr>
        <w:spacing w:line="240" w:lineRule="auto"/>
        <w:jc w:val="center"/>
        <w:rPr>
          <w:rFonts w:ascii="Calibri" w:hAnsi="Calibri" w:eastAsia="Calibri" w:cs="Calibri"/>
          <w:sz w:val="28"/>
          <w:szCs w:val="28"/>
          <w:lang w:val="en-US"/>
        </w:rPr>
      </w:pPr>
      <w:r w:rsidRPr="0C2F61D8">
        <w:rPr>
          <w:rFonts w:ascii="Calibri" w:hAnsi="Calibri" w:eastAsia="Calibri" w:cs="Calibri"/>
          <w:sz w:val="28"/>
          <w:szCs w:val="28"/>
          <w:lang w:val="en-US"/>
        </w:rPr>
        <w:t>Caesar Jude Clemente</w:t>
      </w:r>
    </w:p>
    <w:p w:rsidR="45F5D02B" w:rsidP="7F4F4852" w:rsidRDefault="45F5D02B" w14:paraId="71ECFDC4" w14:textId="791A45FF">
      <w:pPr>
        <w:spacing w:line="240" w:lineRule="auto"/>
        <w:jc w:val="center"/>
        <w:rPr>
          <w:rFonts w:ascii="Calibri" w:hAnsi="Calibri" w:eastAsia="Calibri" w:cs="Calibri"/>
          <w:sz w:val="28"/>
          <w:szCs w:val="28"/>
          <w:lang w:val="en-US"/>
        </w:rPr>
      </w:pPr>
      <w:r w:rsidRPr="0C2F61D8">
        <w:rPr>
          <w:rFonts w:ascii="Calibri" w:hAnsi="Calibri" w:eastAsia="Calibri" w:cs="Calibri"/>
          <w:b/>
          <w:sz w:val="28"/>
          <w:szCs w:val="28"/>
          <w:lang w:val="en-US"/>
        </w:rPr>
        <w:t>Submission Date</w:t>
      </w:r>
      <w:r w:rsidRPr="0C2F61D8">
        <w:rPr>
          <w:rFonts w:ascii="Calibri" w:hAnsi="Calibri" w:eastAsia="Calibri" w:cs="Calibri"/>
          <w:sz w:val="28"/>
          <w:szCs w:val="28"/>
          <w:lang w:val="en-US"/>
        </w:rPr>
        <w:t>:</w:t>
      </w:r>
    </w:p>
    <w:p w:rsidR="45F5D02B" w:rsidP="7F4F4852" w:rsidRDefault="45F5D02B" w14:paraId="1BC14515" w14:textId="1D5C17C8">
      <w:pPr>
        <w:spacing w:line="240" w:lineRule="auto"/>
        <w:jc w:val="center"/>
        <w:rPr>
          <w:rFonts w:ascii="Calibri" w:hAnsi="Calibri" w:eastAsia="Calibri" w:cs="Calibri"/>
          <w:sz w:val="28"/>
          <w:szCs w:val="28"/>
          <w:lang w:val="en-US"/>
        </w:rPr>
      </w:pPr>
      <w:r w:rsidRPr="0C2F61D8">
        <w:rPr>
          <w:rFonts w:ascii="Calibri" w:hAnsi="Calibri" w:eastAsia="Calibri" w:cs="Calibri"/>
          <w:sz w:val="28"/>
          <w:szCs w:val="28"/>
          <w:lang w:val="en-US"/>
        </w:rPr>
        <w:t xml:space="preserve"> [</w:t>
      </w:r>
      <w:r w:rsidRPr="0C2F61D8" w:rsidR="60B7D686">
        <w:rPr>
          <w:rFonts w:ascii="Calibri" w:hAnsi="Calibri" w:eastAsia="Calibri" w:cs="Calibri"/>
          <w:sz w:val="28"/>
          <w:szCs w:val="28"/>
          <w:lang w:val="en-US"/>
        </w:rPr>
        <w:t>2026-01-23</w:t>
      </w:r>
      <w:r w:rsidRPr="0C2F61D8">
        <w:rPr>
          <w:rFonts w:ascii="Calibri" w:hAnsi="Calibri" w:eastAsia="Calibri" w:cs="Calibri"/>
          <w:sz w:val="28"/>
          <w:szCs w:val="28"/>
          <w:lang w:val="en-US"/>
        </w:rPr>
        <w:t>]</w:t>
      </w:r>
    </w:p>
    <w:p w:rsidR="157583A0" w:rsidP="7F4F4852" w:rsidRDefault="45F5D02B" w14:paraId="001CE37F" w14:textId="2CC6A122">
      <w:pPr>
        <w:spacing w:line="240" w:lineRule="auto"/>
        <w:jc w:val="center"/>
        <w:rPr>
          <w:rFonts w:ascii="Calibri" w:hAnsi="Calibri" w:eastAsia="Calibri" w:cs="Calibri"/>
          <w:sz w:val="28"/>
          <w:szCs w:val="28"/>
          <w:lang w:val="en-US"/>
        </w:rPr>
      </w:pPr>
      <w:r w:rsidRPr="0C2F61D8">
        <w:rPr>
          <w:rFonts w:ascii="Calibri" w:hAnsi="Calibri" w:eastAsia="Calibri" w:cs="Calibri"/>
          <w:b/>
          <w:sz w:val="28"/>
          <w:szCs w:val="28"/>
          <w:lang w:val="en-US"/>
        </w:rPr>
        <w:t>Document Type:</w:t>
      </w:r>
      <w:r w:rsidRPr="0C2F61D8">
        <w:rPr>
          <w:rFonts w:ascii="Calibri" w:hAnsi="Calibri" w:eastAsia="Calibri" w:cs="Calibri"/>
          <w:sz w:val="28"/>
          <w:szCs w:val="28"/>
          <w:lang w:val="en-US"/>
        </w:rPr>
        <w:t xml:space="preserve"> </w:t>
      </w:r>
    </w:p>
    <w:p w:rsidR="157583A0" w:rsidP="7F4F4852" w:rsidRDefault="45F5D02B" w14:paraId="2C6C5932" w14:textId="7557EDBA">
      <w:pPr>
        <w:spacing w:line="240" w:lineRule="auto"/>
        <w:jc w:val="center"/>
        <w:rPr>
          <w:rFonts w:ascii="Calibri" w:hAnsi="Calibri" w:eastAsia="Calibri" w:cs="Calibri"/>
          <w:sz w:val="28"/>
          <w:szCs w:val="28"/>
          <w:lang w:val="en-US"/>
        </w:rPr>
      </w:pPr>
      <w:r w:rsidRPr="0C2F61D8">
        <w:rPr>
          <w:rFonts w:ascii="Calibri" w:hAnsi="Calibri" w:eastAsia="Calibri" w:cs="Calibri"/>
          <w:sz w:val="28"/>
          <w:szCs w:val="28"/>
          <w:lang w:val="en-US"/>
        </w:rPr>
        <w:t>Progress Report 1</w:t>
      </w:r>
    </w:p>
    <w:p w:rsidR="25C024BA" w:rsidP="25C024BA" w:rsidRDefault="25C024BA" w14:paraId="69B76BB9" w14:textId="7FA12D26">
      <w:pPr>
        <w:jc w:val="center"/>
        <w:rPr>
          <w:rFonts w:ascii="Calibri" w:hAnsi="Calibri" w:eastAsia="Calibri" w:cs="Calibri"/>
          <w:b/>
          <w:bCs/>
          <w:color w:val="1F1F1F"/>
          <w:sz w:val="32"/>
          <w:szCs w:val="32"/>
          <w:lang w:val="en-US"/>
        </w:rPr>
      </w:pPr>
    </w:p>
    <w:p w:rsidR="25C024BA" w:rsidRDefault="25C024BA" w14:paraId="225C23A4" w14:textId="4FB32F0A">
      <w:r>
        <w:br w:type="page"/>
      </w:r>
    </w:p>
    <w:p w:rsidR="3CB52702" w:rsidP="6182B2A0" w:rsidRDefault="257FDC86" w14:paraId="24918AA8" w14:textId="495DFEE3">
      <w:pPr>
        <w:jc w:val="center"/>
        <w:rPr>
          <w:rFonts w:ascii="Calibri" w:hAnsi="Calibri" w:eastAsia="Calibri" w:cs="Calibri"/>
          <w:b/>
          <w:color w:val="1F1F1F"/>
          <w:sz w:val="32"/>
          <w:szCs w:val="32"/>
          <w:lang w:val="en-US"/>
        </w:rPr>
      </w:pPr>
      <w:r w:rsidRPr="6182B2A0">
        <w:rPr>
          <w:rFonts w:ascii="Calibri" w:hAnsi="Calibri" w:eastAsia="Calibri" w:cs="Calibri"/>
          <w:b/>
          <w:bCs/>
          <w:color w:val="1F1F1F"/>
          <w:sz w:val="32"/>
          <w:szCs w:val="32"/>
          <w:lang w:val="en-US"/>
        </w:rPr>
        <w:t>Table of Content</w:t>
      </w:r>
    </w:p>
    <w:p w:rsidR="4725685C" w:rsidP="4725685C" w:rsidRDefault="4725685C" w14:paraId="0321A730" w14:textId="00265DD2">
      <w:pPr>
        <w:rPr>
          <w:rFonts w:ascii="Calibri" w:hAnsi="Calibri" w:eastAsia="Calibri" w:cs="Calibri"/>
          <w:b/>
          <w:bCs/>
          <w:color w:val="1F1F1F"/>
          <w:lang w:val="en-US"/>
        </w:rPr>
      </w:pPr>
    </w:p>
    <w:sdt>
      <w:sdtPr>
        <w:id w:val="488163556"/>
        <w:docPartObj>
          <w:docPartGallery w:val="Table of Contents"/>
          <w:docPartUnique/>
        </w:docPartObj>
      </w:sdtPr>
      <w:sdtEndPr/>
      <w:sdtContent>
        <w:p w:rsidRPr="00636839" w:rsidR="0012514A" w:rsidRDefault="07EFEE3D" w14:paraId="5D2D9F71" w14:textId="6E7EF490">
          <w:pPr>
            <w:pStyle w:val="TOC2"/>
            <w:tabs>
              <w:tab w:val="right" w:leader="dot" w:pos="9016"/>
            </w:tabs>
            <w:rPr>
              <w:rFonts w:eastAsiaTheme="minorEastAsia"/>
              <w:noProof/>
              <w:kern w:val="2"/>
              <w:lang w:val="en-CA" w:eastAsia="en-CA"/>
              <w14:ligatures w14:val="standardContextual"/>
            </w:rPr>
          </w:pPr>
          <w:r w:rsidRPr="00636839">
            <w:fldChar w:fldCharType="begin"/>
          </w:r>
          <w:r w:rsidRPr="00636839" w:rsidR="3CCF32DC">
            <w:instrText>TOC \o "1-9" \z \u \h</w:instrText>
          </w:r>
          <w:r w:rsidRPr="00636839">
            <w:fldChar w:fldCharType="separate"/>
          </w:r>
          <w:hyperlink w:history="1" w:anchor="_Toc220106738">
            <w:r w:rsidRPr="00636839" w:rsidR="0012514A">
              <w:rPr>
                <w:rStyle w:val="Hyperlink"/>
                <w:rFonts w:ascii="Calibri" w:hAnsi="Calibri" w:eastAsia="Calibri" w:cs="Calibri"/>
                <w:noProof/>
                <w:lang w:val="en-US"/>
              </w:rPr>
              <w:t>1. Executive Overview and Strategic Alignment</w:t>
            </w:r>
            <w:r w:rsidRPr="00636839" w:rsidR="0012514A">
              <w:rPr>
                <w:noProof/>
                <w:webHidden/>
              </w:rPr>
              <w:tab/>
            </w:r>
            <w:r w:rsidRPr="00636839" w:rsidR="0012514A">
              <w:rPr>
                <w:noProof/>
                <w:webHidden/>
              </w:rPr>
              <w:fldChar w:fldCharType="begin"/>
            </w:r>
            <w:r w:rsidRPr="00636839" w:rsidR="0012514A">
              <w:rPr>
                <w:noProof/>
                <w:webHidden/>
              </w:rPr>
              <w:instrText xml:space="preserve"> PAGEREF _Toc220106738 \h </w:instrText>
            </w:r>
            <w:r w:rsidRPr="00636839" w:rsidR="0012514A">
              <w:rPr>
                <w:noProof/>
                <w:webHidden/>
              </w:rPr>
            </w:r>
            <w:r w:rsidRPr="00636839" w:rsidR="0012514A">
              <w:rPr>
                <w:noProof/>
                <w:webHidden/>
              </w:rPr>
              <w:fldChar w:fldCharType="separate"/>
            </w:r>
            <w:r w:rsidRPr="00636839" w:rsidR="0012514A">
              <w:rPr>
                <w:noProof/>
                <w:webHidden/>
              </w:rPr>
              <w:t>4</w:t>
            </w:r>
            <w:r w:rsidRPr="00636839" w:rsidR="0012514A">
              <w:rPr>
                <w:noProof/>
                <w:webHidden/>
              </w:rPr>
              <w:fldChar w:fldCharType="end"/>
            </w:r>
          </w:hyperlink>
        </w:p>
        <w:p w:rsidRPr="00636839" w:rsidR="0012514A" w:rsidRDefault="0012514A" w14:paraId="3A4A9F99" w14:textId="1C49C204">
          <w:pPr>
            <w:pStyle w:val="TOC3"/>
            <w:tabs>
              <w:tab w:val="right" w:leader="dot" w:pos="9016"/>
            </w:tabs>
            <w:rPr>
              <w:rFonts w:eastAsiaTheme="minorEastAsia"/>
              <w:noProof/>
              <w:kern w:val="2"/>
              <w:lang w:val="en-CA" w:eastAsia="en-CA"/>
              <w14:ligatures w14:val="standardContextual"/>
            </w:rPr>
          </w:pPr>
          <w:hyperlink w:history="1" w:anchor="_Toc220106739">
            <w:r w:rsidRPr="00636839">
              <w:rPr>
                <w:rStyle w:val="Hyperlink"/>
                <w:rFonts w:ascii="Calibri" w:hAnsi="Calibri" w:eastAsia="Calibri" w:cs="Calibri"/>
                <w:noProof/>
                <w:lang w:val="en-US"/>
              </w:rPr>
              <w:t>1.1 Document Scope and Limitations</w:t>
            </w:r>
            <w:r w:rsidRPr="00636839">
              <w:rPr>
                <w:noProof/>
                <w:webHidden/>
              </w:rPr>
              <w:tab/>
            </w:r>
            <w:r w:rsidRPr="00636839">
              <w:rPr>
                <w:noProof/>
                <w:webHidden/>
              </w:rPr>
              <w:fldChar w:fldCharType="begin"/>
            </w:r>
            <w:r w:rsidRPr="00636839">
              <w:rPr>
                <w:noProof/>
                <w:webHidden/>
              </w:rPr>
              <w:instrText xml:space="preserve"> PAGEREF _Toc220106739 \h </w:instrText>
            </w:r>
            <w:r w:rsidRPr="00636839">
              <w:rPr>
                <w:noProof/>
                <w:webHidden/>
              </w:rPr>
            </w:r>
            <w:r w:rsidRPr="00636839">
              <w:rPr>
                <w:noProof/>
                <w:webHidden/>
              </w:rPr>
              <w:fldChar w:fldCharType="separate"/>
            </w:r>
            <w:r w:rsidRPr="00636839">
              <w:rPr>
                <w:noProof/>
                <w:webHidden/>
              </w:rPr>
              <w:t>4</w:t>
            </w:r>
            <w:r w:rsidRPr="00636839">
              <w:rPr>
                <w:noProof/>
                <w:webHidden/>
              </w:rPr>
              <w:fldChar w:fldCharType="end"/>
            </w:r>
          </w:hyperlink>
        </w:p>
        <w:p w:rsidRPr="00636839" w:rsidR="0012514A" w:rsidRDefault="0012514A" w14:paraId="5BD9797C" w14:textId="52DA6E54">
          <w:pPr>
            <w:pStyle w:val="TOC2"/>
            <w:tabs>
              <w:tab w:val="right" w:leader="dot" w:pos="9016"/>
            </w:tabs>
            <w:rPr>
              <w:rFonts w:eastAsiaTheme="minorEastAsia"/>
              <w:noProof/>
              <w:kern w:val="2"/>
              <w:lang w:val="en-CA" w:eastAsia="en-CA"/>
              <w14:ligatures w14:val="standardContextual"/>
            </w:rPr>
          </w:pPr>
          <w:hyperlink w:history="1" w:anchor="_Toc220106740">
            <w:r w:rsidRPr="00636839">
              <w:rPr>
                <w:rStyle w:val="Hyperlink"/>
                <w:rFonts w:ascii="Calibri" w:hAnsi="Calibri" w:eastAsia="Calibri" w:cs="Calibri"/>
                <w:noProof/>
                <w:lang w:val="en-US"/>
              </w:rPr>
              <w:t>2. Business Case</w:t>
            </w:r>
            <w:r w:rsidRPr="00636839">
              <w:rPr>
                <w:noProof/>
                <w:webHidden/>
              </w:rPr>
              <w:tab/>
            </w:r>
            <w:r w:rsidRPr="00636839">
              <w:rPr>
                <w:noProof/>
                <w:webHidden/>
              </w:rPr>
              <w:fldChar w:fldCharType="begin"/>
            </w:r>
            <w:r w:rsidRPr="00636839">
              <w:rPr>
                <w:noProof/>
                <w:webHidden/>
              </w:rPr>
              <w:instrText xml:space="preserve"> PAGEREF _Toc220106740 \h </w:instrText>
            </w:r>
            <w:r w:rsidRPr="00636839">
              <w:rPr>
                <w:noProof/>
                <w:webHidden/>
              </w:rPr>
            </w:r>
            <w:r w:rsidRPr="00636839">
              <w:rPr>
                <w:noProof/>
                <w:webHidden/>
              </w:rPr>
              <w:fldChar w:fldCharType="separate"/>
            </w:r>
            <w:r w:rsidRPr="00636839">
              <w:rPr>
                <w:noProof/>
                <w:webHidden/>
              </w:rPr>
              <w:t>5</w:t>
            </w:r>
            <w:r w:rsidRPr="00636839">
              <w:rPr>
                <w:noProof/>
                <w:webHidden/>
              </w:rPr>
              <w:fldChar w:fldCharType="end"/>
            </w:r>
          </w:hyperlink>
        </w:p>
        <w:p w:rsidRPr="00636839" w:rsidR="0012514A" w:rsidRDefault="0012514A" w14:paraId="41168022" w14:textId="1C1069D9">
          <w:pPr>
            <w:pStyle w:val="TOC3"/>
            <w:tabs>
              <w:tab w:val="right" w:leader="dot" w:pos="9016"/>
            </w:tabs>
            <w:rPr>
              <w:rFonts w:eastAsiaTheme="minorEastAsia"/>
              <w:noProof/>
              <w:kern w:val="2"/>
              <w:lang w:val="en-CA" w:eastAsia="en-CA"/>
              <w14:ligatures w14:val="standardContextual"/>
            </w:rPr>
          </w:pPr>
          <w:hyperlink w:history="1" w:anchor="_Toc220106741">
            <w:r w:rsidRPr="00636839">
              <w:rPr>
                <w:rStyle w:val="Hyperlink"/>
                <w:rFonts w:ascii="Calibri" w:hAnsi="Calibri" w:eastAsia="Calibri" w:cs="Calibri"/>
                <w:noProof/>
                <w:lang w:val="en-US"/>
              </w:rPr>
              <w:t>2.1 Problem Statement and Context</w:t>
            </w:r>
            <w:r w:rsidRPr="00636839">
              <w:rPr>
                <w:noProof/>
                <w:webHidden/>
              </w:rPr>
              <w:tab/>
            </w:r>
            <w:r w:rsidRPr="00636839">
              <w:rPr>
                <w:noProof/>
                <w:webHidden/>
              </w:rPr>
              <w:fldChar w:fldCharType="begin"/>
            </w:r>
            <w:r w:rsidRPr="00636839">
              <w:rPr>
                <w:noProof/>
                <w:webHidden/>
              </w:rPr>
              <w:instrText xml:space="preserve"> PAGEREF _Toc220106741 \h </w:instrText>
            </w:r>
            <w:r w:rsidRPr="00636839">
              <w:rPr>
                <w:noProof/>
                <w:webHidden/>
              </w:rPr>
            </w:r>
            <w:r w:rsidRPr="00636839">
              <w:rPr>
                <w:noProof/>
                <w:webHidden/>
              </w:rPr>
              <w:fldChar w:fldCharType="separate"/>
            </w:r>
            <w:r w:rsidRPr="00636839">
              <w:rPr>
                <w:noProof/>
                <w:webHidden/>
              </w:rPr>
              <w:t>5</w:t>
            </w:r>
            <w:r w:rsidRPr="00636839">
              <w:rPr>
                <w:noProof/>
                <w:webHidden/>
              </w:rPr>
              <w:fldChar w:fldCharType="end"/>
            </w:r>
          </w:hyperlink>
        </w:p>
        <w:p w:rsidRPr="00636839" w:rsidR="0012514A" w:rsidRDefault="0012514A" w14:paraId="173E7C62" w14:textId="2DA5183A">
          <w:pPr>
            <w:pStyle w:val="TOC3"/>
            <w:tabs>
              <w:tab w:val="right" w:leader="dot" w:pos="9016"/>
            </w:tabs>
            <w:rPr>
              <w:rFonts w:eastAsiaTheme="minorEastAsia"/>
              <w:noProof/>
              <w:kern w:val="2"/>
              <w:lang w:val="en-CA" w:eastAsia="en-CA"/>
              <w14:ligatures w14:val="standardContextual"/>
            </w:rPr>
          </w:pPr>
          <w:hyperlink w:history="1" w:anchor="_Toc220106742">
            <w:r w:rsidRPr="00636839">
              <w:rPr>
                <w:rStyle w:val="Hyperlink"/>
                <w:rFonts w:ascii="Calibri" w:hAnsi="Calibri" w:eastAsia="Calibri" w:cs="Calibri"/>
                <w:noProof/>
                <w:lang w:val="en-US"/>
              </w:rPr>
              <w:t>2.2 Competitive Landscape and Market Positioning</w:t>
            </w:r>
            <w:r w:rsidRPr="00636839">
              <w:rPr>
                <w:noProof/>
                <w:webHidden/>
              </w:rPr>
              <w:tab/>
            </w:r>
            <w:r w:rsidRPr="00636839">
              <w:rPr>
                <w:noProof/>
                <w:webHidden/>
              </w:rPr>
              <w:fldChar w:fldCharType="begin"/>
            </w:r>
            <w:r w:rsidRPr="00636839">
              <w:rPr>
                <w:noProof/>
                <w:webHidden/>
              </w:rPr>
              <w:instrText xml:space="preserve"> PAGEREF _Toc220106742 \h </w:instrText>
            </w:r>
            <w:r w:rsidRPr="00636839">
              <w:rPr>
                <w:noProof/>
                <w:webHidden/>
              </w:rPr>
            </w:r>
            <w:r w:rsidRPr="00636839">
              <w:rPr>
                <w:noProof/>
                <w:webHidden/>
              </w:rPr>
              <w:fldChar w:fldCharType="separate"/>
            </w:r>
            <w:r w:rsidRPr="00636839">
              <w:rPr>
                <w:noProof/>
                <w:webHidden/>
              </w:rPr>
              <w:t>6</w:t>
            </w:r>
            <w:r w:rsidRPr="00636839">
              <w:rPr>
                <w:noProof/>
                <w:webHidden/>
              </w:rPr>
              <w:fldChar w:fldCharType="end"/>
            </w:r>
          </w:hyperlink>
        </w:p>
        <w:p w:rsidRPr="00636839" w:rsidR="0012514A" w:rsidRDefault="0012514A" w14:paraId="533681E2" w14:textId="44022B66">
          <w:pPr>
            <w:pStyle w:val="TOC3"/>
            <w:tabs>
              <w:tab w:val="right" w:leader="dot" w:pos="9016"/>
            </w:tabs>
            <w:rPr>
              <w:rFonts w:eastAsiaTheme="minorEastAsia"/>
              <w:noProof/>
              <w:kern w:val="2"/>
              <w:lang w:val="en-CA" w:eastAsia="en-CA"/>
              <w14:ligatures w14:val="standardContextual"/>
            </w:rPr>
          </w:pPr>
          <w:hyperlink w:history="1" w:anchor="_Toc220106743">
            <w:r w:rsidRPr="00636839">
              <w:rPr>
                <w:rStyle w:val="Hyperlink"/>
                <w:rFonts w:ascii="Calibri" w:hAnsi="Calibri" w:eastAsia="Calibri" w:cs="Calibri"/>
                <w:noProof/>
                <w:lang w:val="en-US"/>
              </w:rPr>
              <w:t>2.3 Economic Impact and "Gig Economy" Integration</w:t>
            </w:r>
            <w:r w:rsidRPr="00636839">
              <w:rPr>
                <w:noProof/>
                <w:webHidden/>
              </w:rPr>
              <w:tab/>
            </w:r>
            <w:r w:rsidRPr="00636839">
              <w:rPr>
                <w:noProof/>
                <w:webHidden/>
              </w:rPr>
              <w:fldChar w:fldCharType="begin"/>
            </w:r>
            <w:r w:rsidRPr="00636839">
              <w:rPr>
                <w:noProof/>
                <w:webHidden/>
              </w:rPr>
              <w:instrText xml:space="preserve"> PAGEREF _Toc220106743 \h </w:instrText>
            </w:r>
            <w:r w:rsidRPr="00636839">
              <w:rPr>
                <w:noProof/>
                <w:webHidden/>
              </w:rPr>
            </w:r>
            <w:r w:rsidRPr="00636839">
              <w:rPr>
                <w:noProof/>
                <w:webHidden/>
              </w:rPr>
              <w:fldChar w:fldCharType="separate"/>
            </w:r>
            <w:r w:rsidRPr="00636839">
              <w:rPr>
                <w:noProof/>
                <w:webHidden/>
              </w:rPr>
              <w:t>7</w:t>
            </w:r>
            <w:r w:rsidRPr="00636839">
              <w:rPr>
                <w:noProof/>
                <w:webHidden/>
              </w:rPr>
              <w:fldChar w:fldCharType="end"/>
            </w:r>
          </w:hyperlink>
        </w:p>
        <w:p w:rsidRPr="00636839" w:rsidR="0012514A" w:rsidRDefault="0012514A" w14:paraId="6D21A379" w14:textId="3303811A">
          <w:pPr>
            <w:pStyle w:val="TOC2"/>
            <w:tabs>
              <w:tab w:val="right" w:leader="dot" w:pos="9016"/>
            </w:tabs>
            <w:rPr>
              <w:rFonts w:eastAsiaTheme="minorEastAsia"/>
              <w:noProof/>
              <w:kern w:val="2"/>
              <w:lang w:val="en-CA" w:eastAsia="en-CA"/>
              <w14:ligatures w14:val="standardContextual"/>
            </w:rPr>
          </w:pPr>
          <w:hyperlink w:history="1" w:anchor="_Toc220106744">
            <w:r w:rsidRPr="00636839">
              <w:rPr>
                <w:rStyle w:val="Hyperlink"/>
                <w:rFonts w:ascii="Calibri" w:hAnsi="Calibri" w:eastAsia="Calibri" w:cs="Calibri"/>
                <w:noProof/>
                <w:lang w:val="en-US"/>
              </w:rPr>
              <w:t>3. Revenue Model and Financial Sustainability</w:t>
            </w:r>
            <w:r w:rsidRPr="00636839">
              <w:rPr>
                <w:noProof/>
                <w:webHidden/>
              </w:rPr>
              <w:tab/>
            </w:r>
            <w:r w:rsidRPr="00636839">
              <w:rPr>
                <w:noProof/>
                <w:webHidden/>
              </w:rPr>
              <w:fldChar w:fldCharType="begin"/>
            </w:r>
            <w:r w:rsidRPr="00636839">
              <w:rPr>
                <w:noProof/>
                <w:webHidden/>
              </w:rPr>
              <w:instrText xml:space="preserve"> PAGEREF _Toc220106744 \h </w:instrText>
            </w:r>
            <w:r w:rsidRPr="00636839">
              <w:rPr>
                <w:noProof/>
                <w:webHidden/>
              </w:rPr>
            </w:r>
            <w:r w:rsidRPr="00636839">
              <w:rPr>
                <w:noProof/>
                <w:webHidden/>
              </w:rPr>
              <w:fldChar w:fldCharType="separate"/>
            </w:r>
            <w:r w:rsidRPr="00636839">
              <w:rPr>
                <w:noProof/>
                <w:webHidden/>
              </w:rPr>
              <w:t>8</w:t>
            </w:r>
            <w:r w:rsidRPr="00636839">
              <w:rPr>
                <w:noProof/>
                <w:webHidden/>
              </w:rPr>
              <w:fldChar w:fldCharType="end"/>
            </w:r>
          </w:hyperlink>
        </w:p>
        <w:p w:rsidRPr="00636839" w:rsidR="0012514A" w:rsidRDefault="0012514A" w14:paraId="3E895A22" w14:textId="4D3168F6">
          <w:pPr>
            <w:pStyle w:val="TOC3"/>
            <w:tabs>
              <w:tab w:val="right" w:leader="dot" w:pos="9016"/>
            </w:tabs>
            <w:rPr>
              <w:rFonts w:eastAsiaTheme="minorEastAsia"/>
              <w:noProof/>
              <w:kern w:val="2"/>
              <w:lang w:val="en-CA" w:eastAsia="en-CA"/>
              <w14:ligatures w14:val="standardContextual"/>
            </w:rPr>
          </w:pPr>
          <w:hyperlink w:history="1" w:anchor="_Toc220106745">
            <w:r w:rsidRPr="00636839">
              <w:rPr>
                <w:rStyle w:val="Hyperlink"/>
                <w:rFonts w:ascii="Calibri" w:hAnsi="Calibri" w:eastAsia="Calibri" w:cs="Calibri"/>
                <w:noProof/>
                <w:lang w:val="en-US"/>
              </w:rPr>
              <w:t>3.1 Primary Revenue Stream: Transactional Commission</w:t>
            </w:r>
            <w:r w:rsidRPr="00636839">
              <w:rPr>
                <w:noProof/>
                <w:webHidden/>
              </w:rPr>
              <w:tab/>
            </w:r>
            <w:r w:rsidRPr="00636839">
              <w:rPr>
                <w:noProof/>
                <w:webHidden/>
              </w:rPr>
              <w:fldChar w:fldCharType="begin"/>
            </w:r>
            <w:r w:rsidRPr="00636839">
              <w:rPr>
                <w:noProof/>
                <w:webHidden/>
              </w:rPr>
              <w:instrText xml:space="preserve"> PAGEREF _Toc220106745 \h </w:instrText>
            </w:r>
            <w:r w:rsidRPr="00636839">
              <w:rPr>
                <w:noProof/>
                <w:webHidden/>
              </w:rPr>
            </w:r>
            <w:r w:rsidRPr="00636839">
              <w:rPr>
                <w:noProof/>
                <w:webHidden/>
              </w:rPr>
              <w:fldChar w:fldCharType="separate"/>
            </w:r>
            <w:r w:rsidRPr="00636839">
              <w:rPr>
                <w:noProof/>
                <w:webHidden/>
              </w:rPr>
              <w:t>8</w:t>
            </w:r>
            <w:r w:rsidRPr="00636839">
              <w:rPr>
                <w:noProof/>
                <w:webHidden/>
              </w:rPr>
              <w:fldChar w:fldCharType="end"/>
            </w:r>
          </w:hyperlink>
        </w:p>
        <w:p w:rsidRPr="00636839" w:rsidR="0012514A" w:rsidRDefault="0012514A" w14:paraId="3653A9E3" w14:textId="0C2B770F">
          <w:pPr>
            <w:pStyle w:val="TOC3"/>
            <w:tabs>
              <w:tab w:val="right" w:leader="dot" w:pos="9016"/>
            </w:tabs>
            <w:rPr>
              <w:rFonts w:eastAsiaTheme="minorEastAsia"/>
              <w:noProof/>
              <w:kern w:val="2"/>
              <w:lang w:val="en-CA" w:eastAsia="en-CA"/>
              <w14:ligatures w14:val="standardContextual"/>
            </w:rPr>
          </w:pPr>
          <w:hyperlink w:history="1" w:anchor="_Toc220106746">
            <w:r w:rsidRPr="00636839">
              <w:rPr>
                <w:rStyle w:val="Hyperlink"/>
                <w:rFonts w:ascii="Calibri" w:hAnsi="Calibri" w:eastAsia="Calibri" w:cs="Calibri"/>
                <w:noProof/>
                <w:lang w:val="en-US"/>
              </w:rPr>
              <w:t>3.2 Secondary Revenue Stream: Subscription and "Pro" Features</w:t>
            </w:r>
            <w:r w:rsidRPr="00636839">
              <w:rPr>
                <w:noProof/>
                <w:webHidden/>
              </w:rPr>
              <w:tab/>
            </w:r>
            <w:r w:rsidRPr="00636839">
              <w:rPr>
                <w:noProof/>
                <w:webHidden/>
              </w:rPr>
              <w:fldChar w:fldCharType="begin"/>
            </w:r>
            <w:r w:rsidRPr="00636839">
              <w:rPr>
                <w:noProof/>
                <w:webHidden/>
              </w:rPr>
              <w:instrText xml:space="preserve"> PAGEREF _Toc220106746 \h </w:instrText>
            </w:r>
            <w:r w:rsidRPr="00636839">
              <w:rPr>
                <w:noProof/>
                <w:webHidden/>
              </w:rPr>
            </w:r>
            <w:r w:rsidRPr="00636839">
              <w:rPr>
                <w:noProof/>
                <w:webHidden/>
              </w:rPr>
              <w:fldChar w:fldCharType="separate"/>
            </w:r>
            <w:r w:rsidRPr="00636839">
              <w:rPr>
                <w:noProof/>
                <w:webHidden/>
              </w:rPr>
              <w:t>8</w:t>
            </w:r>
            <w:r w:rsidRPr="00636839">
              <w:rPr>
                <w:noProof/>
                <w:webHidden/>
              </w:rPr>
              <w:fldChar w:fldCharType="end"/>
            </w:r>
          </w:hyperlink>
        </w:p>
        <w:p w:rsidRPr="00636839" w:rsidR="0012514A" w:rsidRDefault="0012514A" w14:paraId="42A933A5" w14:textId="136F06D4">
          <w:pPr>
            <w:pStyle w:val="TOC3"/>
            <w:tabs>
              <w:tab w:val="right" w:leader="dot" w:pos="9016"/>
            </w:tabs>
            <w:rPr>
              <w:rFonts w:eastAsiaTheme="minorEastAsia"/>
              <w:noProof/>
              <w:kern w:val="2"/>
              <w:lang w:val="en-CA" w:eastAsia="en-CA"/>
              <w14:ligatures w14:val="standardContextual"/>
            </w:rPr>
          </w:pPr>
          <w:hyperlink w:history="1" w:anchor="_Toc220106747">
            <w:r w:rsidRPr="00636839">
              <w:rPr>
                <w:rStyle w:val="Hyperlink"/>
                <w:rFonts w:ascii="Calibri" w:hAnsi="Calibri" w:eastAsia="Calibri" w:cs="Calibri"/>
                <w:noProof/>
                <w:lang w:val="en-US"/>
              </w:rPr>
              <w:t xml:space="preserve">3.3 </w:t>
            </w:r>
            <w:r w:rsidRPr="00636839">
              <w:rPr>
                <w:rStyle w:val="Hyperlink"/>
                <w:noProof/>
                <w:lang w:val="en-US"/>
              </w:rPr>
              <w:t>Tertiary Revenue Stream: Lead Generation and Affiliate Marketing</w:t>
            </w:r>
            <w:r w:rsidRPr="00636839">
              <w:rPr>
                <w:noProof/>
                <w:webHidden/>
              </w:rPr>
              <w:tab/>
            </w:r>
            <w:r w:rsidRPr="00636839">
              <w:rPr>
                <w:noProof/>
                <w:webHidden/>
              </w:rPr>
              <w:fldChar w:fldCharType="begin"/>
            </w:r>
            <w:r w:rsidRPr="00636839">
              <w:rPr>
                <w:noProof/>
                <w:webHidden/>
              </w:rPr>
              <w:instrText xml:space="preserve"> PAGEREF _Toc220106747 \h </w:instrText>
            </w:r>
            <w:r w:rsidRPr="00636839">
              <w:rPr>
                <w:noProof/>
                <w:webHidden/>
              </w:rPr>
            </w:r>
            <w:r w:rsidRPr="00636839">
              <w:rPr>
                <w:noProof/>
                <w:webHidden/>
              </w:rPr>
              <w:fldChar w:fldCharType="separate"/>
            </w:r>
            <w:r w:rsidRPr="00636839">
              <w:rPr>
                <w:noProof/>
                <w:webHidden/>
              </w:rPr>
              <w:t>8</w:t>
            </w:r>
            <w:r w:rsidRPr="00636839">
              <w:rPr>
                <w:noProof/>
                <w:webHidden/>
              </w:rPr>
              <w:fldChar w:fldCharType="end"/>
            </w:r>
          </w:hyperlink>
        </w:p>
        <w:p w:rsidRPr="00636839" w:rsidR="0012514A" w:rsidRDefault="0012514A" w14:paraId="702F1409" w14:textId="47830384">
          <w:pPr>
            <w:pStyle w:val="TOC2"/>
            <w:tabs>
              <w:tab w:val="right" w:leader="dot" w:pos="9016"/>
            </w:tabs>
            <w:rPr>
              <w:rFonts w:eastAsiaTheme="minorEastAsia"/>
              <w:noProof/>
              <w:kern w:val="2"/>
              <w:lang w:val="en-CA" w:eastAsia="en-CA"/>
              <w14:ligatures w14:val="standardContextual"/>
            </w:rPr>
          </w:pPr>
          <w:hyperlink w:history="1" w:anchor="_Toc220106748">
            <w:r w:rsidRPr="00636839">
              <w:rPr>
                <w:rStyle w:val="Hyperlink"/>
                <w:rFonts w:ascii="Calibri" w:hAnsi="Calibri" w:eastAsia="Calibri" w:cs="Calibri"/>
                <w:noProof/>
                <w:lang w:val="en-US"/>
              </w:rPr>
              <w:t>4. Requirements Engineering</w:t>
            </w:r>
            <w:r w:rsidRPr="00636839">
              <w:rPr>
                <w:noProof/>
                <w:webHidden/>
              </w:rPr>
              <w:tab/>
            </w:r>
            <w:r w:rsidRPr="00636839">
              <w:rPr>
                <w:noProof/>
                <w:webHidden/>
              </w:rPr>
              <w:fldChar w:fldCharType="begin"/>
            </w:r>
            <w:r w:rsidRPr="00636839">
              <w:rPr>
                <w:noProof/>
                <w:webHidden/>
              </w:rPr>
              <w:instrText xml:space="preserve"> PAGEREF _Toc220106748 \h </w:instrText>
            </w:r>
            <w:r w:rsidRPr="00636839">
              <w:rPr>
                <w:noProof/>
                <w:webHidden/>
              </w:rPr>
            </w:r>
            <w:r w:rsidRPr="00636839">
              <w:rPr>
                <w:noProof/>
                <w:webHidden/>
              </w:rPr>
              <w:fldChar w:fldCharType="separate"/>
            </w:r>
            <w:r w:rsidRPr="00636839">
              <w:rPr>
                <w:noProof/>
                <w:webHidden/>
              </w:rPr>
              <w:t>10</w:t>
            </w:r>
            <w:r w:rsidRPr="00636839">
              <w:rPr>
                <w:noProof/>
                <w:webHidden/>
              </w:rPr>
              <w:fldChar w:fldCharType="end"/>
            </w:r>
          </w:hyperlink>
        </w:p>
        <w:p w:rsidRPr="00636839" w:rsidR="0012514A" w:rsidRDefault="0012514A" w14:paraId="592087F7" w14:textId="6850E8D1">
          <w:pPr>
            <w:pStyle w:val="TOC3"/>
            <w:tabs>
              <w:tab w:val="right" w:leader="dot" w:pos="9016"/>
            </w:tabs>
            <w:rPr>
              <w:rFonts w:eastAsiaTheme="minorEastAsia"/>
              <w:noProof/>
              <w:kern w:val="2"/>
              <w:lang w:val="en-CA" w:eastAsia="en-CA"/>
              <w14:ligatures w14:val="standardContextual"/>
            </w:rPr>
          </w:pPr>
          <w:hyperlink w:history="1" w:anchor="_Toc220106749">
            <w:r w:rsidRPr="00636839">
              <w:rPr>
                <w:rStyle w:val="Hyperlink"/>
                <w:rFonts w:ascii="Calibri" w:hAnsi="Calibri" w:eastAsia="Calibri" w:cs="Calibri"/>
                <w:noProof/>
                <w:lang w:val="en-US"/>
              </w:rPr>
              <w:t>4.1 Functional Requirements (FR)</w:t>
            </w:r>
            <w:r w:rsidRPr="00636839">
              <w:rPr>
                <w:noProof/>
                <w:webHidden/>
              </w:rPr>
              <w:tab/>
            </w:r>
            <w:r w:rsidRPr="00636839">
              <w:rPr>
                <w:noProof/>
                <w:webHidden/>
              </w:rPr>
              <w:fldChar w:fldCharType="begin"/>
            </w:r>
            <w:r w:rsidRPr="00636839">
              <w:rPr>
                <w:noProof/>
                <w:webHidden/>
              </w:rPr>
              <w:instrText xml:space="preserve"> PAGEREF _Toc220106749 \h </w:instrText>
            </w:r>
            <w:r w:rsidRPr="00636839">
              <w:rPr>
                <w:noProof/>
                <w:webHidden/>
              </w:rPr>
            </w:r>
            <w:r w:rsidRPr="00636839">
              <w:rPr>
                <w:noProof/>
                <w:webHidden/>
              </w:rPr>
              <w:fldChar w:fldCharType="separate"/>
            </w:r>
            <w:r w:rsidRPr="00636839">
              <w:rPr>
                <w:noProof/>
                <w:webHidden/>
              </w:rPr>
              <w:t>10</w:t>
            </w:r>
            <w:r w:rsidRPr="00636839">
              <w:rPr>
                <w:noProof/>
                <w:webHidden/>
              </w:rPr>
              <w:fldChar w:fldCharType="end"/>
            </w:r>
          </w:hyperlink>
        </w:p>
        <w:p w:rsidRPr="00636839" w:rsidR="0012514A" w:rsidRDefault="0012514A" w14:paraId="500D01BF" w14:textId="43FB7126">
          <w:pPr>
            <w:pStyle w:val="TOC3"/>
            <w:tabs>
              <w:tab w:val="right" w:leader="dot" w:pos="9016"/>
            </w:tabs>
            <w:rPr>
              <w:rFonts w:eastAsiaTheme="minorEastAsia"/>
              <w:noProof/>
              <w:kern w:val="2"/>
              <w:lang w:val="en-CA" w:eastAsia="en-CA"/>
              <w14:ligatures w14:val="standardContextual"/>
            </w:rPr>
          </w:pPr>
          <w:hyperlink w:history="1" w:anchor="_Toc220106750">
            <w:r w:rsidRPr="00636839">
              <w:rPr>
                <w:rStyle w:val="Hyperlink"/>
                <w:rFonts w:ascii="Calibri" w:hAnsi="Calibri" w:eastAsia="Calibri" w:cs="Calibri"/>
                <w:noProof/>
                <w:lang w:val="en-US"/>
              </w:rPr>
              <w:t>4.2 Non-Functional Requirements (NFR)</w:t>
            </w:r>
            <w:r w:rsidRPr="00636839">
              <w:rPr>
                <w:noProof/>
                <w:webHidden/>
              </w:rPr>
              <w:tab/>
            </w:r>
            <w:r w:rsidRPr="00636839">
              <w:rPr>
                <w:noProof/>
                <w:webHidden/>
              </w:rPr>
              <w:fldChar w:fldCharType="begin"/>
            </w:r>
            <w:r w:rsidRPr="00636839">
              <w:rPr>
                <w:noProof/>
                <w:webHidden/>
              </w:rPr>
              <w:instrText xml:space="preserve"> PAGEREF _Toc220106750 \h </w:instrText>
            </w:r>
            <w:r w:rsidRPr="00636839">
              <w:rPr>
                <w:noProof/>
                <w:webHidden/>
              </w:rPr>
            </w:r>
            <w:r w:rsidRPr="00636839">
              <w:rPr>
                <w:noProof/>
                <w:webHidden/>
              </w:rPr>
              <w:fldChar w:fldCharType="separate"/>
            </w:r>
            <w:r w:rsidRPr="00636839">
              <w:rPr>
                <w:noProof/>
                <w:webHidden/>
              </w:rPr>
              <w:t>12</w:t>
            </w:r>
            <w:r w:rsidRPr="00636839">
              <w:rPr>
                <w:noProof/>
                <w:webHidden/>
              </w:rPr>
              <w:fldChar w:fldCharType="end"/>
            </w:r>
          </w:hyperlink>
        </w:p>
        <w:p w:rsidRPr="00636839" w:rsidR="0012514A" w:rsidRDefault="0012514A" w14:paraId="1E08CF43" w14:textId="05ACFFFB">
          <w:pPr>
            <w:pStyle w:val="TOC3"/>
            <w:tabs>
              <w:tab w:val="right" w:leader="dot" w:pos="9016"/>
            </w:tabs>
            <w:rPr>
              <w:rFonts w:eastAsiaTheme="minorEastAsia"/>
              <w:noProof/>
              <w:kern w:val="2"/>
              <w:lang w:val="en-CA" w:eastAsia="en-CA"/>
              <w14:ligatures w14:val="standardContextual"/>
            </w:rPr>
          </w:pPr>
          <w:hyperlink w:history="1" w:anchor="_Toc220106751">
            <w:r w:rsidRPr="00636839">
              <w:rPr>
                <w:rStyle w:val="Hyperlink"/>
                <w:rFonts w:ascii="Calibri" w:hAnsi="Calibri" w:eastAsia="Calibri" w:cs="Calibri"/>
                <w:noProof/>
                <w:lang w:val="en-US"/>
              </w:rPr>
              <w:t>4.3 Requirements Traceability and Use Case Alignment</w:t>
            </w:r>
            <w:r w:rsidRPr="00636839">
              <w:rPr>
                <w:noProof/>
                <w:webHidden/>
              </w:rPr>
              <w:tab/>
            </w:r>
            <w:r w:rsidRPr="00636839">
              <w:rPr>
                <w:noProof/>
                <w:webHidden/>
              </w:rPr>
              <w:fldChar w:fldCharType="begin"/>
            </w:r>
            <w:r w:rsidRPr="00636839">
              <w:rPr>
                <w:noProof/>
                <w:webHidden/>
              </w:rPr>
              <w:instrText xml:space="preserve"> PAGEREF _Toc220106751 \h </w:instrText>
            </w:r>
            <w:r w:rsidRPr="00636839">
              <w:rPr>
                <w:noProof/>
                <w:webHidden/>
              </w:rPr>
            </w:r>
            <w:r w:rsidRPr="00636839">
              <w:rPr>
                <w:noProof/>
                <w:webHidden/>
              </w:rPr>
              <w:fldChar w:fldCharType="separate"/>
            </w:r>
            <w:r w:rsidRPr="00636839">
              <w:rPr>
                <w:noProof/>
                <w:webHidden/>
              </w:rPr>
              <w:t>12</w:t>
            </w:r>
            <w:r w:rsidRPr="00636839">
              <w:rPr>
                <w:noProof/>
                <w:webHidden/>
              </w:rPr>
              <w:fldChar w:fldCharType="end"/>
            </w:r>
          </w:hyperlink>
        </w:p>
        <w:p w:rsidRPr="00636839" w:rsidR="0012514A" w:rsidRDefault="0012514A" w14:paraId="5303ECC5" w14:textId="6039A506">
          <w:pPr>
            <w:pStyle w:val="TOC2"/>
            <w:tabs>
              <w:tab w:val="right" w:leader="dot" w:pos="9016"/>
            </w:tabs>
            <w:rPr>
              <w:rFonts w:eastAsiaTheme="minorEastAsia"/>
              <w:noProof/>
              <w:kern w:val="2"/>
              <w:lang w:val="en-CA" w:eastAsia="en-CA"/>
              <w14:ligatures w14:val="standardContextual"/>
            </w:rPr>
          </w:pPr>
          <w:hyperlink w:history="1" w:anchor="_Toc220106752">
            <w:r w:rsidRPr="00636839">
              <w:rPr>
                <w:rStyle w:val="Hyperlink"/>
                <w:rFonts w:ascii="Calibri" w:hAnsi="Calibri" w:eastAsia="Calibri" w:cs="Calibri"/>
                <w:noProof/>
                <w:lang w:val="en-US"/>
              </w:rPr>
              <w:t>5. Use Case Diagrams</w:t>
            </w:r>
            <w:r w:rsidRPr="00636839">
              <w:rPr>
                <w:noProof/>
                <w:webHidden/>
              </w:rPr>
              <w:tab/>
            </w:r>
            <w:r w:rsidRPr="00636839">
              <w:rPr>
                <w:noProof/>
                <w:webHidden/>
              </w:rPr>
              <w:fldChar w:fldCharType="begin"/>
            </w:r>
            <w:r w:rsidRPr="00636839">
              <w:rPr>
                <w:noProof/>
                <w:webHidden/>
              </w:rPr>
              <w:instrText xml:space="preserve"> PAGEREF _Toc220106752 \h </w:instrText>
            </w:r>
            <w:r w:rsidRPr="00636839">
              <w:rPr>
                <w:noProof/>
                <w:webHidden/>
              </w:rPr>
            </w:r>
            <w:r w:rsidRPr="00636839">
              <w:rPr>
                <w:noProof/>
                <w:webHidden/>
              </w:rPr>
              <w:fldChar w:fldCharType="separate"/>
            </w:r>
            <w:r w:rsidRPr="00636839">
              <w:rPr>
                <w:noProof/>
                <w:webHidden/>
              </w:rPr>
              <w:t>17</w:t>
            </w:r>
            <w:r w:rsidRPr="00636839">
              <w:rPr>
                <w:noProof/>
                <w:webHidden/>
              </w:rPr>
              <w:fldChar w:fldCharType="end"/>
            </w:r>
          </w:hyperlink>
        </w:p>
        <w:p w:rsidRPr="00636839" w:rsidR="0012514A" w:rsidRDefault="0012514A" w14:paraId="589F1A94" w14:textId="34C48EC5">
          <w:pPr>
            <w:pStyle w:val="TOC3"/>
            <w:tabs>
              <w:tab w:val="right" w:leader="dot" w:pos="9016"/>
            </w:tabs>
            <w:rPr>
              <w:rFonts w:eastAsiaTheme="minorEastAsia"/>
              <w:noProof/>
              <w:kern w:val="2"/>
              <w:lang w:val="en-CA" w:eastAsia="en-CA"/>
              <w14:ligatures w14:val="standardContextual"/>
            </w:rPr>
          </w:pPr>
          <w:hyperlink w:history="1" w:anchor="_Toc220106753">
            <w:r w:rsidRPr="00636839">
              <w:rPr>
                <w:rStyle w:val="Hyperlink"/>
                <w:rFonts w:ascii="Calibri" w:hAnsi="Calibri" w:eastAsia="Calibri" w:cs="Calibri"/>
                <w:i/>
                <w:iCs/>
                <w:noProof/>
                <w:lang w:val="en-CA"/>
              </w:rPr>
              <w:t>5.</w:t>
            </w:r>
            <w:r w:rsidRPr="00636839">
              <w:rPr>
                <w:rStyle w:val="Hyperlink"/>
                <w:rFonts w:ascii="Calibri" w:hAnsi="Calibri" w:eastAsia="Calibri" w:cs="Calibri"/>
                <w:i/>
                <w:noProof/>
                <w:lang w:val="en-CA"/>
              </w:rPr>
              <w:t>1 UC1: Register &amp; Authenticate</w:t>
            </w:r>
            <w:r w:rsidRPr="00636839">
              <w:rPr>
                <w:noProof/>
                <w:webHidden/>
              </w:rPr>
              <w:tab/>
            </w:r>
            <w:r w:rsidRPr="00636839">
              <w:rPr>
                <w:noProof/>
                <w:webHidden/>
              </w:rPr>
              <w:fldChar w:fldCharType="begin"/>
            </w:r>
            <w:r w:rsidRPr="00636839">
              <w:rPr>
                <w:noProof/>
                <w:webHidden/>
              </w:rPr>
              <w:instrText xml:space="preserve"> PAGEREF _Toc220106753 \h </w:instrText>
            </w:r>
            <w:r w:rsidRPr="00636839">
              <w:rPr>
                <w:noProof/>
                <w:webHidden/>
              </w:rPr>
            </w:r>
            <w:r w:rsidRPr="00636839">
              <w:rPr>
                <w:noProof/>
                <w:webHidden/>
              </w:rPr>
              <w:fldChar w:fldCharType="separate"/>
            </w:r>
            <w:r w:rsidRPr="00636839">
              <w:rPr>
                <w:noProof/>
                <w:webHidden/>
              </w:rPr>
              <w:t>18</w:t>
            </w:r>
            <w:r w:rsidRPr="00636839">
              <w:rPr>
                <w:noProof/>
                <w:webHidden/>
              </w:rPr>
              <w:fldChar w:fldCharType="end"/>
            </w:r>
          </w:hyperlink>
        </w:p>
        <w:p w:rsidRPr="00636839" w:rsidR="0012514A" w:rsidRDefault="0012514A" w14:paraId="6ACB97E0" w14:textId="3D073385">
          <w:pPr>
            <w:pStyle w:val="TOC3"/>
            <w:tabs>
              <w:tab w:val="right" w:leader="dot" w:pos="9016"/>
            </w:tabs>
            <w:rPr>
              <w:rFonts w:eastAsiaTheme="minorEastAsia"/>
              <w:noProof/>
              <w:kern w:val="2"/>
              <w:lang w:val="en-CA" w:eastAsia="en-CA"/>
              <w14:ligatures w14:val="standardContextual"/>
            </w:rPr>
          </w:pPr>
          <w:hyperlink w:history="1" w:anchor="_Toc220106754">
            <w:r w:rsidRPr="00636839">
              <w:rPr>
                <w:rStyle w:val="Hyperlink"/>
                <w:rFonts w:ascii="Calibri" w:hAnsi="Calibri" w:eastAsia="Calibri" w:cs="Calibri"/>
                <w:i/>
                <w:iCs/>
                <w:noProof/>
              </w:rPr>
              <w:t>5.2 UC2: Manage Helper Profile &amp; Rates</w:t>
            </w:r>
            <w:r w:rsidRPr="00636839">
              <w:rPr>
                <w:noProof/>
                <w:webHidden/>
              </w:rPr>
              <w:tab/>
            </w:r>
            <w:r w:rsidRPr="00636839">
              <w:rPr>
                <w:noProof/>
                <w:webHidden/>
              </w:rPr>
              <w:fldChar w:fldCharType="begin"/>
            </w:r>
            <w:r w:rsidRPr="00636839">
              <w:rPr>
                <w:noProof/>
                <w:webHidden/>
              </w:rPr>
              <w:instrText xml:space="preserve"> PAGEREF _Toc220106754 \h </w:instrText>
            </w:r>
            <w:r w:rsidRPr="00636839">
              <w:rPr>
                <w:noProof/>
                <w:webHidden/>
              </w:rPr>
            </w:r>
            <w:r w:rsidRPr="00636839">
              <w:rPr>
                <w:noProof/>
                <w:webHidden/>
              </w:rPr>
              <w:fldChar w:fldCharType="separate"/>
            </w:r>
            <w:r w:rsidRPr="00636839">
              <w:rPr>
                <w:noProof/>
                <w:webHidden/>
              </w:rPr>
              <w:t>18</w:t>
            </w:r>
            <w:r w:rsidRPr="00636839">
              <w:rPr>
                <w:noProof/>
                <w:webHidden/>
              </w:rPr>
              <w:fldChar w:fldCharType="end"/>
            </w:r>
          </w:hyperlink>
        </w:p>
        <w:p w:rsidRPr="00636839" w:rsidR="0012514A" w:rsidRDefault="0012514A" w14:paraId="1F8E4CBC" w14:textId="1A9AD2FC">
          <w:pPr>
            <w:pStyle w:val="TOC3"/>
            <w:tabs>
              <w:tab w:val="right" w:leader="dot" w:pos="9016"/>
            </w:tabs>
            <w:rPr>
              <w:rFonts w:eastAsiaTheme="minorEastAsia"/>
              <w:noProof/>
              <w:kern w:val="2"/>
              <w:lang w:val="en-CA" w:eastAsia="en-CA"/>
              <w14:ligatures w14:val="standardContextual"/>
            </w:rPr>
          </w:pPr>
          <w:hyperlink w:history="1" w:anchor="_Toc220106755">
            <w:r w:rsidRPr="00636839">
              <w:rPr>
                <w:rStyle w:val="Hyperlink"/>
                <w:rFonts w:ascii="Calibri" w:hAnsi="Calibri" w:eastAsia="Calibri" w:cs="Calibri"/>
                <w:i/>
                <w:iCs/>
                <w:noProof/>
              </w:rPr>
              <w:t>5.3 UC3: Manage User Profile &amp; Payment</w:t>
            </w:r>
            <w:r w:rsidRPr="00636839">
              <w:rPr>
                <w:noProof/>
                <w:webHidden/>
              </w:rPr>
              <w:tab/>
            </w:r>
            <w:r w:rsidRPr="00636839">
              <w:rPr>
                <w:noProof/>
                <w:webHidden/>
              </w:rPr>
              <w:fldChar w:fldCharType="begin"/>
            </w:r>
            <w:r w:rsidRPr="00636839">
              <w:rPr>
                <w:noProof/>
                <w:webHidden/>
              </w:rPr>
              <w:instrText xml:space="preserve"> PAGEREF _Toc220106755 \h </w:instrText>
            </w:r>
            <w:r w:rsidRPr="00636839">
              <w:rPr>
                <w:noProof/>
                <w:webHidden/>
              </w:rPr>
            </w:r>
            <w:r w:rsidRPr="00636839">
              <w:rPr>
                <w:noProof/>
                <w:webHidden/>
              </w:rPr>
              <w:fldChar w:fldCharType="separate"/>
            </w:r>
            <w:r w:rsidRPr="00636839">
              <w:rPr>
                <w:noProof/>
                <w:webHidden/>
              </w:rPr>
              <w:t>18</w:t>
            </w:r>
            <w:r w:rsidRPr="00636839">
              <w:rPr>
                <w:noProof/>
                <w:webHidden/>
              </w:rPr>
              <w:fldChar w:fldCharType="end"/>
            </w:r>
          </w:hyperlink>
        </w:p>
        <w:p w:rsidRPr="00636839" w:rsidR="0012514A" w:rsidRDefault="0012514A" w14:paraId="3122928D" w14:textId="592FCEA5">
          <w:pPr>
            <w:pStyle w:val="TOC3"/>
            <w:tabs>
              <w:tab w:val="right" w:leader="dot" w:pos="9016"/>
            </w:tabs>
            <w:rPr>
              <w:rFonts w:eastAsiaTheme="minorEastAsia"/>
              <w:noProof/>
              <w:kern w:val="2"/>
              <w:lang w:val="en-CA" w:eastAsia="en-CA"/>
              <w14:ligatures w14:val="standardContextual"/>
            </w:rPr>
          </w:pPr>
          <w:hyperlink w:history="1" w:anchor="_Toc220106756">
            <w:r w:rsidRPr="00636839">
              <w:rPr>
                <w:rStyle w:val="Hyperlink"/>
                <w:rFonts w:ascii="Calibri" w:hAnsi="Calibri" w:eastAsia="Calibri" w:cs="Calibri"/>
                <w:i/>
                <w:iCs/>
                <w:noProof/>
              </w:rPr>
              <w:t>5.</w:t>
            </w:r>
            <w:r w:rsidRPr="00636839">
              <w:rPr>
                <w:rStyle w:val="Hyperlink"/>
                <w:rFonts w:ascii="Calibri" w:hAnsi="Calibri" w:eastAsia="Calibri" w:cs="Calibri"/>
                <w:i/>
                <w:noProof/>
              </w:rPr>
              <w:t>4 UC4: Search &amp; Filter Helpers</w:t>
            </w:r>
            <w:r w:rsidRPr="00636839">
              <w:rPr>
                <w:noProof/>
                <w:webHidden/>
              </w:rPr>
              <w:tab/>
            </w:r>
            <w:r w:rsidRPr="00636839">
              <w:rPr>
                <w:noProof/>
                <w:webHidden/>
              </w:rPr>
              <w:fldChar w:fldCharType="begin"/>
            </w:r>
            <w:r w:rsidRPr="00636839">
              <w:rPr>
                <w:noProof/>
                <w:webHidden/>
              </w:rPr>
              <w:instrText xml:space="preserve"> PAGEREF _Toc220106756 \h </w:instrText>
            </w:r>
            <w:r w:rsidRPr="00636839">
              <w:rPr>
                <w:noProof/>
                <w:webHidden/>
              </w:rPr>
            </w:r>
            <w:r w:rsidRPr="00636839">
              <w:rPr>
                <w:noProof/>
                <w:webHidden/>
              </w:rPr>
              <w:fldChar w:fldCharType="separate"/>
            </w:r>
            <w:r w:rsidRPr="00636839">
              <w:rPr>
                <w:noProof/>
                <w:webHidden/>
              </w:rPr>
              <w:t>19</w:t>
            </w:r>
            <w:r w:rsidRPr="00636839">
              <w:rPr>
                <w:noProof/>
                <w:webHidden/>
              </w:rPr>
              <w:fldChar w:fldCharType="end"/>
            </w:r>
          </w:hyperlink>
        </w:p>
        <w:p w:rsidRPr="00636839" w:rsidR="0012514A" w:rsidRDefault="0012514A" w14:paraId="165D054A" w14:textId="0E4ABA74">
          <w:pPr>
            <w:pStyle w:val="TOC3"/>
            <w:tabs>
              <w:tab w:val="right" w:leader="dot" w:pos="9016"/>
            </w:tabs>
            <w:rPr>
              <w:rFonts w:eastAsiaTheme="minorEastAsia"/>
              <w:noProof/>
              <w:kern w:val="2"/>
              <w:lang w:val="en-CA" w:eastAsia="en-CA"/>
              <w14:ligatures w14:val="standardContextual"/>
            </w:rPr>
          </w:pPr>
          <w:hyperlink w:history="1" w:anchor="_Toc220106757">
            <w:r w:rsidRPr="00636839">
              <w:rPr>
                <w:rStyle w:val="Hyperlink"/>
                <w:rFonts w:ascii="Calibri" w:hAnsi="Calibri" w:eastAsia="Calibri" w:cs="Calibri"/>
                <w:i/>
                <w:iCs/>
                <w:noProof/>
              </w:rPr>
              <w:t>5.5 UC5: Initiate Video Call &amp; Chat</w:t>
            </w:r>
            <w:r w:rsidRPr="00636839">
              <w:rPr>
                <w:noProof/>
                <w:webHidden/>
              </w:rPr>
              <w:tab/>
            </w:r>
            <w:r w:rsidRPr="00636839">
              <w:rPr>
                <w:noProof/>
                <w:webHidden/>
              </w:rPr>
              <w:fldChar w:fldCharType="begin"/>
            </w:r>
            <w:r w:rsidRPr="00636839">
              <w:rPr>
                <w:noProof/>
                <w:webHidden/>
              </w:rPr>
              <w:instrText xml:space="preserve"> PAGEREF _Toc220106757 \h </w:instrText>
            </w:r>
            <w:r w:rsidRPr="00636839">
              <w:rPr>
                <w:noProof/>
                <w:webHidden/>
              </w:rPr>
            </w:r>
            <w:r w:rsidRPr="00636839">
              <w:rPr>
                <w:noProof/>
                <w:webHidden/>
              </w:rPr>
              <w:fldChar w:fldCharType="separate"/>
            </w:r>
            <w:r w:rsidRPr="00636839">
              <w:rPr>
                <w:noProof/>
                <w:webHidden/>
              </w:rPr>
              <w:t>19</w:t>
            </w:r>
            <w:r w:rsidRPr="00636839">
              <w:rPr>
                <w:noProof/>
                <w:webHidden/>
              </w:rPr>
              <w:fldChar w:fldCharType="end"/>
            </w:r>
          </w:hyperlink>
        </w:p>
        <w:p w:rsidRPr="00636839" w:rsidR="0012514A" w:rsidRDefault="0012514A" w14:paraId="09A0A81A" w14:textId="177B9B12">
          <w:pPr>
            <w:pStyle w:val="TOC3"/>
            <w:tabs>
              <w:tab w:val="right" w:leader="dot" w:pos="9016"/>
            </w:tabs>
            <w:rPr>
              <w:rFonts w:eastAsiaTheme="minorEastAsia"/>
              <w:noProof/>
              <w:kern w:val="2"/>
              <w:lang w:val="en-CA" w:eastAsia="en-CA"/>
              <w14:ligatures w14:val="standardContextual"/>
            </w:rPr>
          </w:pPr>
          <w:hyperlink w:history="1" w:anchor="_Toc220106758">
            <w:r w:rsidRPr="00636839">
              <w:rPr>
                <w:rStyle w:val="Hyperlink"/>
                <w:rFonts w:ascii="Calibri" w:hAnsi="Calibri" w:eastAsia="Calibri" w:cs="Calibri"/>
                <w:i/>
                <w:iCs/>
                <w:noProof/>
                <w:lang w:val="en-CA"/>
              </w:rPr>
              <w:t>5.6 UC6: Manage Session Controls (Dual Control)</w:t>
            </w:r>
            <w:r w:rsidRPr="00636839">
              <w:rPr>
                <w:noProof/>
                <w:webHidden/>
              </w:rPr>
              <w:tab/>
            </w:r>
            <w:r w:rsidRPr="00636839">
              <w:rPr>
                <w:noProof/>
                <w:webHidden/>
              </w:rPr>
              <w:fldChar w:fldCharType="begin"/>
            </w:r>
            <w:r w:rsidRPr="00636839">
              <w:rPr>
                <w:noProof/>
                <w:webHidden/>
              </w:rPr>
              <w:instrText xml:space="preserve"> PAGEREF _Toc220106758 \h </w:instrText>
            </w:r>
            <w:r w:rsidRPr="00636839">
              <w:rPr>
                <w:noProof/>
                <w:webHidden/>
              </w:rPr>
            </w:r>
            <w:r w:rsidRPr="00636839">
              <w:rPr>
                <w:noProof/>
                <w:webHidden/>
              </w:rPr>
              <w:fldChar w:fldCharType="separate"/>
            </w:r>
            <w:r w:rsidRPr="00636839">
              <w:rPr>
                <w:noProof/>
                <w:webHidden/>
              </w:rPr>
              <w:t>19</w:t>
            </w:r>
            <w:r w:rsidRPr="00636839">
              <w:rPr>
                <w:noProof/>
                <w:webHidden/>
              </w:rPr>
              <w:fldChar w:fldCharType="end"/>
            </w:r>
          </w:hyperlink>
        </w:p>
        <w:p w:rsidRPr="00636839" w:rsidR="0012514A" w:rsidRDefault="0012514A" w14:paraId="735D941B" w14:textId="124D4936">
          <w:pPr>
            <w:pStyle w:val="TOC3"/>
            <w:tabs>
              <w:tab w:val="right" w:leader="dot" w:pos="9016"/>
            </w:tabs>
            <w:rPr>
              <w:rFonts w:eastAsiaTheme="minorEastAsia"/>
              <w:noProof/>
              <w:kern w:val="2"/>
              <w:lang w:val="en-CA" w:eastAsia="en-CA"/>
              <w14:ligatures w14:val="standardContextual"/>
            </w:rPr>
          </w:pPr>
          <w:hyperlink w:history="1" w:anchor="_Toc220106759">
            <w:r w:rsidRPr="00636839">
              <w:rPr>
                <w:rStyle w:val="Hyperlink"/>
                <w:rFonts w:ascii="Calibri" w:hAnsi="Calibri" w:eastAsia="Calibri" w:cs="Calibri"/>
                <w:i/>
                <w:iCs/>
                <w:noProof/>
              </w:rPr>
              <w:t xml:space="preserve">5.7 </w:t>
            </w:r>
            <w:r w:rsidRPr="00636839">
              <w:rPr>
                <w:rStyle w:val="Hyperlink"/>
                <w:rFonts w:ascii="Calibri" w:hAnsi="Calibri" w:eastAsia="Calibri" w:cs="Calibri"/>
                <w:i/>
                <w:noProof/>
              </w:rPr>
              <w:t>UC7: Process Automated Billing</w:t>
            </w:r>
            <w:r w:rsidRPr="00636839">
              <w:rPr>
                <w:noProof/>
                <w:webHidden/>
              </w:rPr>
              <w:tab/>
            </w:r>
            <w:r w:rsidRPr="00636839">
              <w:rPr>
                <w:noProof/>
                <w:webHidden/>
              </w:rPr>
              <w:fldChar w:fldCharType="begin"/>
            </w:r>
            <w:r w:rsidRPr="00636839">
              <w:rPr>
                <w:noProof/>
                <w:webHidden/>
              </w:rPr>
              <w:instrText xml:space="preserve"> PAGEREF _Toc220106759 \h </w:instrText>
            </w:r>
            <w:r w:rsidRPr="00636839">
              <w:rPr>
                <w:noProof/>
                <w:webHidden/>
              </w:rPr>
            </w:r>
            <w:r w:rsidRPr="00636839">
              <w:rPr>
                <w:noProof/>
                <w:webHidden/>
              </w:rPr>
              <w:fldChar w:fldCharType="separate"/>
            </w:r>
            <w:r w:rsidRPr="00636839">
              <w:rPr>
                <w:noProof/>
                <w:webHidden/>
              </w:rPr>
              <w:t>19</w:t>
            </w:r>
            <w:r w:rsidRPr="00636839">
              <w:rPr>
                <w:noProof/>
                <w:webHidden/>
              </w:rPr>
              <w:fldChar w:fldCharType="end"/>
            </w:r>
          </w:hyperlink>
        </w:p>
        <w:p w:rsidRPr="00636839" w:rsidR="0012514A" w:rsidRDefault="0012514A" w14:paraId="6807C585" w14:textId="6C3C7B6C">
          <w:pPr>
            <w:pStyle w:val="TOC3"/>
            <w:tabs>
              <w:tab w:val="right" w:leader="dot" w:pos="9016"/>
            </w:tabs>
            <w:rPr>
              <w:rFonts w:eastAsiaTheme="minorEastAsia"/>
              <w:noProof/>
              <w:kern w:val="2"/>
              <w:lang w:val="en-CA" w:eastAsia="en-CA"/>
              <w14:ligatures w14:val="standardContextual"/>
            </w:rPr>
          </w:pPr>
          <w:hyperlink w:history="1" w:anchor="_Toc220106760">
            <w:r w:rsidRPr="00636839">
              <w:rPr>
                <w:rStyle w:val="Hyperlink"/>
                <w:rFonts w:ascii="Calibri" w:hAnsi="Calibri" w:eastAsia="Calibri" w:cs="Calibri"/>
                <w:i/>
                <w:iCs/>
                <w:noProof/>
              </w:rPr>
              <w:t>5.8 UC8: Rate &amp; Review Helper</w:t>
            </w:r>
            <w:r w:rsidRPr="00636839">
              <w:rPr>
                <w:noProof/>
                <w:webHidden/>
              </w:rPr>
              <w:tab/>
            </w:r>
            <w:r w:rsidRPr="00636839">
              <w:rPr>
                <w:noProof/>
                <w:webHidden/>
              </w:rPr>
              <w:fldChar w:fldCharType="begin"/>
            </w:r>
            <w:r w:rsidRPr="00636839">
              <w:rPr>
                <w:noProof/>
                <w:webHidden/>
              </w:rPr>
              <w:instrText xml:space="preserve"> PAGEREF _Toc220106760 \h </w:instrText>
            </w:r>
            <w:r w:rsidRPr="00636839">
              <w:rPr>
                <w:noProof/>
                <w:webHidden/>
              </w:rPr>
            </w:r>
            <w:r w:rsidRPr="00636839">
              <w:rPr>
                <w:noProof/>
                <w:webHidden/>
              </w:rPr>
              <w:fldChar w:fldCharType="separate"/>
            </w:r>
            <w:r w:rsidRPr="00636839">
              <w:rPr>
                <w:noProof/>
                <w:webHidden/>
              </w:rPr>
              <w:t>20</w:t>
            </w:r>
            <w:r w:rsidRPr="00636839">
              <w:rPr>
                <w:noProof/>
                <w:webHidden/>
              </w:rPr>
              <w:fldChar w:fldCharType="end"/>
            </w:r>
          </w:hyperlink>
        </w:p>
        <w:p w:rsidRPr="00636839" w:rsidR="0012514A" w:rsidRDefault="0012514A" w14:paraId="0D3166F2" w14:textId="301D0A86">
          <w:pPr>
            <w:pStyle w:val="TOC3"/>
            <w:tabs>
              <w:tab w:val="right" w:leader="dot" w:pos="9016"/>
            </w:tabs>
            <w:rPr>
              <w:rFonts w:eastAsiaTheme="minorEastAsia"/>
              <w:noProof/>
              <w:kern w:val="2"/>
              <w:lang w:val="en-CA" w:eastAsia="en-CA"/>
              <w14:ligatures w14:val="standardContextual"/>
            </w:rPr>
          </w:pPr>
          <w:hyperlink w:history="1" w:anchor="_Toc220106761">
            <w:r w:rsidRPr="00636839">
              <w:rPr>
                <w:rStyle w:val="Hyperlink"/>
                <w:rFonts w:ascii="Calibri" w:hAnsi="Calibri" w:eastAsia="Calibri" w:cs="Calibri"/>
                <w:i/>
                <w:iCs/>
                <w:noProof/>
              </w:rPr>
              <w:t>5.9 UC9: Maintain Session Logs</w:t>
            </w:r>
            <w:r w:rsidRPr="00636839">
              <w:rPr>
                <w:noProof/>
                <w:webHidden/>
              </w:rPr>
              <w:tab/>
            </w:r>
            <w:r w:rsidRPr="00636839">
              <w:rPr>
                <w:noProof/>
                <w:webHidden/>
              </w:rPr>
              <w:fldChar w:fldCharType="begin"/>
            </w:r>
            <w:r w:rsidRPr="00636839">
              <w:rPr>
                <w:noProof/>
                <w:webHidden/>
              </w:rPr>
              <w:instrText xml:space="preserve"> PAGEREF _Toc220106761 \h </w:instrText>
            </w:r>
            <w:r w:rsidRPr="00636839">
              <w:rPr>
                <w:noProof/>
                <w:webHidden/>
              </w:rPr>
            </w:r>
            <w:r w:rsidRPr="00636839">
              <w:rPr>
                <w:noProof/>
                <w:webHidden/>
              </w:rPr>
              <w:fldChar w:fldCharType="separate"/>
            </w:r>
            <w:r w:rsidRPr="00636839">
              <w:rPr>
                <w:noProof/>
                <w:webHidden/>
              </w:rPr>
              <w:t>20</w:t>
            </w:r>
            <w:r w:rsidRPr="00636839">
              <w:rPr>
                <w:noProof/>
                <w:webHidden/>
              </w:rPr>
              <w:fldChar w:fldCharType="end"/>
            </w:r>
          </w:hyperlink>
        </w:p>
        <w:p w:rsidRPr="00636839" w:rsidR="0012514A" w:rsidRDefault="0012514A" w14:paraId="3B470D68" w14:textId="04020DDE">
          <w:pPr>
            <w:pStyle w:val="TOC3"/>
            <w:tabs>
              <w:tab w:val="right" w:leader="dot" w:pos="9016"/>
            </w:tabs>
            <w:rPr>
              <w:rFonts w:eastAsiaTheme="minorEastAsia"/>
              <w:noProof/>
              <w:kern w:val="2"/>
              <w:lang w:val="en-CA" w:eastAsia="en-CA"/>
              <w14:ligatures w14:val="standardContextual"/>
            </w:rPr>
          </w:pPr>
          <w:hyperlink w:history="1" w:anchor="_Toc220106762">
            <w:r w:rsidRPr="00636839">
              <w:rPr>
                <w:rStyle w:val="Hyperlink"/>
                <w:rFonts w:ascii="Calibri" w:hAnsi="Calibri" w:eastAsia="Calibri" w:cs="Calibri"/>
                <w:noProof/>
                <w:lang w:val="en-CA"/>
              </w:rPr>
              <w:t>5.10 UC10: Manage Support Tickets</w:t>
            </w:r>
            <w:r w:rsidRPr="00636839">
              <w:rPr>
                <w:noProof/>
                <w:webHidden/>
              </w:rPr>
              <w:tab/>
            </w:r>
            <w:r w:rsidRPr="00636839">
              <w:rPr>
                <w:noProof/>
                <w:webHidden/>
              </w:rPr>
              <w:fldChar w:fldCharType="begin"/>
            </w:r>
            <w:r w:rsidRPr="00636839">
              <w:rPr>
                <w:noProof/>
                <w:webHidden/>
              </w:rPr>
              <w:instrText xml:space="preserve"> PAGEREF _Toc220106762 \h </w:instrText>
            </w:r>
            <w:r w:rsidRPr="00636839">
              <w:rPr>
                <w:noProof/>
                <w:webHidden/>
              </w:rPr>
            </w:r>
            <w:r w:rsidRPr="00636839">
              <w:rPr>
                <w:noProof/>
                <w:webHidden/>
              </w:rPr>
              <w:fldChar w:fldCharType="separate"/>
            </w:r>
            <w:r w:rsidRPr="00636839">
              <w:rPr>
                <w:noProof/>
                <w:webHidden/>
              </w:rPr>
              <w:t>21</w:t>
            </w:r>
            <w:r w:rsidRPr="00636839">
              <w:rPr>
                <w:noProof/>
                <w:webHidden/>
              </w:rPr>
              <w:fldChar w:fldCharType="end"/>
            </w:r>
          </w:hyperlink>
        </w:p>
        <w:p w:rsidRPr="00636839" w:rsidR="0012514A" w:rsidRDefault="0012514A" w14:paraId="2FDA312A" w14:textId="28A7975C">
          <w:pPr>
            <w:pStyle w:val="TOC3"/>
            <w:tabs>
              <w:tab w:val="right" w:leader="dot" w:pos="9016"/>
            </w:tabs>
            <w:rPr>
              <w:rFonts w:eastAsiaTheme="minorEastAsia"/>
              <w:noProof/>
              <w:kern w:val="2"/>
              <w:lang w:val="en-CA" w:eastAsia="en-CA"/>
              <w14:ligatures w14:val="standardContextual"/>
            </w:rPr>
          </w:pPr>
          <w:hyperlink w:history="1" w:anchor="_Toc220106763">
            <w:r w:rsidRPr="00636839">
              <w:rPr>
                <w:rStyle w:val="Hyperlink"/>
                <w:rFonts w:ascii="Calibri" w:hAnsi="Calibri" w:eastAsia="Calibri" w:cs="Calibri"/>
                <w:i/>
                <w:iCs/>
                <w:noProof/>
                <w:lang w:val="en-CA"/>
              </w:rPr>
              <w:t>5.11</w:t>
            </w:r>
            <w:r w:rsidRPr="00636839">
              <w:rPr>
                <w:rStyle w:val="Hyperlink"/>
                <w:rFonts w:ascii="Calibri" w:hAnsi="Calibri" w:eastAsia="Calibri" w:cs="Calibri"/>
                <w:i/>
                <w:noProof/>
                <w:lang w:val="en-CA"/>
              </w:rPr>
              <w:t xml:space="preserve"> UC11: Moderate User Accounts</w:t>
            </w:r>
            <w:r w:rsidRPr="00636839">
              <w:rPr>
                <w:noProof/>
                <w:webHidden/>
              </w:rPr>
              <w:tab/>
            </w:r>
            <w:r w:rsidRPr="00636839">
              <w:rPr>
                <w:noProof/>
                <w:webHidden/>
              </w:rPr>
              <w:fldChar w:fldCharType="begin"/>
            </w:r>
            <w:r w:rsidRPr="00636839">
              <w:rPr>
                <w:noProof/>
                <w:webHidden/>
              </w:rPr>
              <w:instrText xml:space="preserve"> PAGEREF _Toc220106763 \h </w:instrText>
            </w:r>
            <w:r w:rsidRPr="00636839">
              <w:rPr>
                <w:noProof/>
                <w:webHidden/>
              </w:rPr>
            </w:r>
            <w:r w:rsidRPr="00636839">
              <w:rPr>
                <w:noProof/>
                <w:webHidden/>
              </w:rPr>
              <w:fldChar w:fldCharType="separate"/>
            </w:r>
            <w:r w:rsidRPr="00636839">
              <w:rPr>
                <w:noProof/>
                <w:webHidden/>
              </w:rPr>
              <w:t>21</w:t>
            </w:r>
            <w:r w:rsidRPr="00636839">
              <w:rPr>
                <w:noProof/>
                <w:webHidden/>
              </w:rPr>
              <w:fldChar w:fldCharType="end"/>
            </w:r>
          </w:hyperlink>
        </w:p>
        <w:p w:rsidRPr="00636839" w:rsidR="0012514A" w:rsidRDefault="0012514A" w14:paraId="609CDEB0" w14:textId="36180CBF">
          <w:pPr>
            <w:pStyle w:val="TOC3"/>
            <w:tabs>
              <w:tab w:val="right" w:leader="dot" w:pos="9016"/>
            </w:tabs>
            <w:rPr>
              <w:rFonts w:eastAsiaTheme="minorEastAsia"/>
              <w:noProof/>
              <w:kern w:val="2"/>
              <w:lang w:val="en-CA" w:eastAsia="en-CA"/>
              <w14:ligatures w14:val="standardContextual"/>
            </w:rPr>
          </w:pPr>
          <w:hyperlink w:history="1" w:anchor="_Toc220106764">
            <w:r w:rsidRPr="00636839">
              <w:rPr>
                <w:rStyle w:val="Hyperlink"/>
                <w:rFonts w:ascii="Calibri" w:hAnsi="Calibri" w:eastAsia="Calibri" w:cs="Calibri"/>
                <w:i/>
                <w:iCs/>
                <w:noProof/>
                <w:lang w:val="en-CA"/>
              </w:rPr>
              <w:t>5.12</w:t>
            </w:r>
            <w:r w:rsidRPr="00636839">
              <w:rPr>
                <w:rStyle w:val="Hyperlink"/>
                <w:rFonts w:ascii="Calibri" w:hAnsi="Calibri" w:eastAsia="Calibri" w:cs="Calibri"/>
                <w:i/>
                <w:noProof/>
                <w:lang w:val="en-CA"/>
              </w:rPr>
              <w:t xml:space="preserve"> UC12: Resolve Session Disputes</w:t>
            </w:r>
            <w:r w:rsidRPr="00636839">
              <w:rPr>
                <w:noProof/>
                <w:webHidden/>
              </w:rPr>
              <w:tab/>
            </w:r>
            <w:r w:rsidRPr="00636839">
              <w:rPr>
                <w:noProof/>
                <w:webHidden/>
              </w:rPr>
              <w:fldChar w:fldCharType="begin"/>
            </w:r>
            <w:r w:rsidRPr="00636839">
              <w:rPr>
                <w:noProof/>
                <w:webHidden/>
              </w:rPr>
              <w:instrText xml:space="preserve"> PAGEREF _Toc220106764 \h </w:instrText>
            </w:r>
            <w:r w:rsidRPr="00636839">
              <w:rPr>
                <w:noProof/>
                <w:webHidden/>
              </w:rPr>
            </w:r>
            <w:r w:rsidRPr="00636839">
              <w:rPr>
                <w:noProof/>
                <w:webHidden/>
              </w:rPr>
              <w:fldChar w:fldCharType="separate"/>
            </w:r>
            <w:r w:rsidRPr="00636839">
              <w:rPr>
                <w:noProof/>
                <w:webHidden/>
              </w:rPr>
              <w:t>21</w:t>
            </w:r>
            <w:r w:rsidRPr="00636839">
              <w:rPr>
                <w:noProof/>
                <w:webHidden/>
              </w:rPr>
              <w:fldChar w:fldCharType="end"/>
            </w:r>
          </w:hyperlink>
        </w:p>
        <w:p w:rsidRPr="00636839" w:rsidR="0012514A" w:rsidRDefault="0012514A" w14:paraId="7D17FC3F" w14:textId="4E4D0A14">
          <w:pPr>
            <w:pStyle w:val="TOC1"/>
            <w:tabs>
              <w:tab w:val="right" w:leader="dot" w:pos="9016"/>
            </w:tabs>
            <w:rPr>
              <w:rFonts w:eastAsiaTheme="minorEastAsia"/>
              <w:noProof/>
              <w:kern w:val="2"/>
              <w:lang w:val="en-CA" w:eastAsia="en-CA"/>
              <w14:ligatures w14:val="standardContextual"/>
            </w:rPr>
          </w:pPr>
          <w:hyperlink w:history="1" w:anchor="_Toc220106765">
            <w:r w:rsidRPr="00636839">
              <w:rPr>
                <w:rStyle w:val="Hyperlink"/>
                <w:rFonts w:ascii="Calibri" w:hAnsi="Calibri" w:eastAsia="Calibri" w:cs="Calibri"/>
                <w:noProof/>
                <w:lang w:val="en-US"/>
              </w:rPr>
              <w:t>6. Technical Feasibility and Architecture</w:t>
            </w:r>
            <w:r w:rsidRPr="00636839">
              <w:rPr>
                <w:noProof/>
                <w:webHidden/>
              </w:rPr>
              <w:tab/>
            </w:r>
            <w:r w:rsidRPr="00636839">
              <w:rPr>
                <w:noProof/>
                <w:webHidden/>
              </w:rPr>
              <w:fldChar w:fldCharType="begin"/>
            </w:r>
            <w:r w:rsidRPr="00636839">
              <w:rPr>
                <w:noProof/>
                <w:webHidden/>
              </w:rPr>
              <w:instrText xml:space="preserve"> PAGEREF _Toc220106765 \h </w:instrText>
            </w:r>
            <w:r w:rsidRPr="00636839">
              <w:rPr>
                <w:noProof/>
                <w:webHidden/>
              </w:rPr>
            </w:r>
            <w:r w:rsidRPr="00636839">
              <w:rPr>
                <w:noProof/>
                <w:webHidden/>
              </w:rPr>
              <w:fldChar w:fldCharType="separate"/>
            </w:r>
            <w:r w:rsidRPr="00636839">
              <w:rPr>
                <w:noProof/>
                <w:webHidden/>
              </w:rPr>
              <w:t>23</w:t>
            </w:r>
            <w:r w:rsidRPr="00636839">
              <w:rPr>
                <w:noProof/>
                <w:webHidden/>
              </w:rPr>
              <w:fldChar w:fldCharType="end"/>
            </w:r>
          </w:hyperlink>
        </w:p>
        <w:p w:rsidRPr="00636839" w:rsidR="0012514A" w:rsidRDefault="0012514A" w14:paraId="1C34F5D3" w14:textId="1C5A5BCD">
          <w:pPr>
            <w:pStyle w:val="TOC2"/>
            <w:tabs>
              <w:tab w:val="right" w:leader="dot" w:pos="9016"/>
            </w:tabs>
            <w:rPr>
              <w:rFonts w:eastAsiaTheme="minorEastAsia"/>
              <w:noProof/>
              <w:kern w:val="2"/>
              <w:lang w:val="en-CA" w:eastAsia="en-CA"/>
              <w14:ligatures w14:val="standardContextual"/>
            </w:rPr>
          </w:pPr>
          <w:hyperlink w:history="1" w:anchor="_Toc220106766">
            <w:r w:rsidRPr="00636839">
              <w:rPr>
                <w:rStyle w:val="Hyperlink"/>
                <w:rFonts w:ascii="Calibri" w:hAnsi="Calibri" w:eastAsia="Calibri" w:cs="Calibri"/>
                <w:noProof/>
                <w:lang w:val="en-US"/>
              </w:rPr>
              <w:t>6.1 Technology Stack Selection</w:t>
            </w:r>
            <w:r w:rsidRPr="00636839">
              <w:rPr>
                <w:noProof/>
                <w:webHidden/>
              </w:rPr>
              <w:tab/>
            </w:r>
            <w:r w:rsidRPr="00636839">
              <w:rPr>
                <w:noProof/>
                <w:webHidden/>
              </w:rPr>
              <w:fldChar w:fldCharType="begin"/>
            </w:r>
            <w:r w:rsidRPr="00636839">
              <w:rPr>
                <w:noProof/>
                <w:webHidden/>
              </w:rPr>
              <w:instrText xml:space="preserve"> PAGEREF _Toc220106766 \h </w:instrText>
            </w:r>
            <w:r w:rsidRPr="00636839">
              <w:rPr>
                <w:noProof/>
                <w:webHidden/>
              </w:rPr>
            </w:r>
            <w:r w:rsidRPr="00636839">
              <w:rPr>
                <w:noProof/>
                <w:webHidden/>
              </w:rPr>
              <w:fldChar w:fldCharType="separate"/>
            </w:r>
            <w:r w:rsidRPr="00636839">
              <w:rPr>
                <w:noProof/>
                <w:webHidden/>
              </w:rPr>
              <w:t>23</w:t>
            </w:r>
            <w:r w:rsidRPr="00636839">
              <w:rPr>
                <w:noProof/>
                <w:webHidden/>
              </w:rPr>
              <w:fldChar w:fldCharType="end"/>
            </w:r>
          </w:hyperlink>
        </w:p>
        <w:p w:rsidRPr="00636839" w:rsidR="0012514A" w:rsidRDefault="0012514A" w14:paraId="36C759B9" w14:textId="49BD0528">
          <w:pPr>
            <w:pStyle w:val="TOC1"/>
            <w:tabs>
              <w:tab w:val="right" w:leader="dot" w:pos="9016"/>
            </w:tabs>
            <w:rPr>
              <w:rFonts w:eastAsiaTheme="minorEastAsia"/>
              <w:noProof/>
              <w:kern w:val="2"/>
              <w:lang w:val="en-CA" w:eastAsia="en-CA"/>
              <w14:ligatures w14:val="standardContextual"/>
            </w:rPr>
          </w:pPr>
          <w:hyperlink w:history="1" w:anchor="_Toc220106767">
            <w:r w:rsidRPr="00636839">
              <w:rPr>
                <w:rStyle w:val="Hyperlink"/>
                <w:rFonts w:ascii="Calibri" w:hAnsi="Calibri" w:eastAsia="Calibri" w:cs="Calibri"/>
                <w:noProof/>
                <w:lang w:val="en-US"/>
              </w:rPr>
              <w:t>7. Schedule Feasibility and Project Management</w:t>
            </w:r>
            <w:r w:rsidRPr="00636839">
              <w:rPr>
                <w:noProof/>
                <w:webHidden/>
              </w:rPr>
              <w:tab/>
            </w:r>
            <w:r w:rsidRPr="00636839">
              <w:rPr>
                <w:noProof/>
                <w:webHidden/>
              </w:rPr>
              <w:fldChar w:fldCharType="begin"/>
            </w:r>
            <w:r w:rsidRPr="00636839">
              <w:rPr>
                <w:noProof/>
                <w:webHidden/>
              </w:rPr>
              <w:instrText xml:space="preserve"> PAGEREF _Toc220106767 \h </w:instrText>
            </w:r>
            <w:r w:rsidRPr="00636839">
              <w:rPr>
                <w:noProof/>
                <w:webHidden/>
              </w:rPr>
            </w:r>
            <w:r w:rsidRPr="00636839">
              <w:rPr>
                <w:noProof/>
                <w:webHidden/>
              </w:rPr>
              <w:fldChar w:fldCharType="separate"/>
            </w:r>
            <w:r w:rsidRPr="00636839">
              <w:rPr>
                <w:noProof/>
                <w:webHidden/>
              </w:rPr>
              <w:t>24</w:t>
            </w:r>
            <w:r w:rsidRPr="00636839">
              <w:rPr>
                <w:noProof/>
                <w:webHidden/>
              </w:rPr>
              <w:fldChar w:fldCharType="end"/>
            </w:r>
          </w:hyperlink>
        </w:p>
        <w:p w:rsidRPr="00636839" w:rsidR="0012514A" w:rsidRDefault="0012514A" w14:paraId="18C9DF48" w14:textId="684BC822">
          <w:pPr>
            <w:pStyle w:val="TOC2"/>
            <w:tabs>
              <w:tab w:val="right" w:leader="dot" w:pos="9016"/>
            </w:tabs>
            <w:rPr>
              <w:rFonts w:eastAsiaTheme="minorEastAsia"/>
              <w:noProof/>
              <w:kern w:val="2"/>
              <w:lang w:val="en-CA" w:eastAsia="en-CA"/>
              <w14:ligatures w14:val="standardContextual"/>
            </w:rPr>
          </w:pPr>
          <w:hyperlink w:history="1" w:anchor="_Toc220106768">
            <w:r w:rsidRPr="00636839">
              <w:rPr>
                <w:rStyle w:val="Hyperlink"/>
                <w:rFonts w:ascii="Calibri" w:hAnsi="Calibri" w:eastAsia="Calibri" w:cs="Calibri"/>
                <w:noProof/>
                <w:lang w:val="en-US"/>
              </w:rPr>
              <w:t>7.1 Gantt Chart and Timeline</w:t>
            </w:r>
            <w:r w:rsidRPr="00636839">
              <w:rPr>
                <w:noProof/>
                <w:webHidden/>
              </w:rPr>
              <w:tab/>
            </w:r>
            <w:r w:rsidRPr="00636839">
              <w:rPr>
                <w:noProof/>
                <w:webHidden/>
              </w:rPr>
              <w:fldChar w:fldCharType="begin"/>
            </w:r>
            <w:r w:rsidRPr="00636839">
              <w:rPr>
                <w:noProof/>
                <w:webHidden/>
              </w:rPr>
              <w:instrText xml:space="preserve"> PAGEREF _Toc220106768 \h </w:instrText>
            </w:r>
            <w:r w:rsidRPr="00636839">
              <w:rPr>
                <w:noProof/>
                <w:webHidden/>
              </w:rPr>
            </w:r>
            <w:r w:rsidRPr="00636839">
              <w:rPr>
                <w:noProof/>
                <w:webHidden/>
              </w:rPr>
              <w:fldChar w:fldCharType="separate"/>
            </w:r>
            <w:r w:rsidRPr="00636839">
              <w:rPr>
                <w:noProof/>
                <w:webHidden/>
              </w:rPr>
              <w:t>24</w:t>
            </w:r>
            <w:r w:rsidRPr="00636839">
              <w:rPr>
                <w:noProof/>
                <w:webHidden/>
              </w:rPr>
              <w:fldChar w:fldCharType="end"/>
            </w:r>
          </w:hyperlink>
        </w:p>
        <w:p w:rsidRPr="00636839" w:rsidR="0012514A" w:rsidRDefault="0012514A" w14:paraId="1387952A" w14:textId="2AEC019C">
          <w:pPr>
            <w:pStyle w:val="TOC1"/>
            <w:tabs>
              <w:tab w:val="right" w:leader="dot" w:pos="9016"/>
            </w:tabs>
            <w:rPr>
              <w:rFonts w:eastAsiaTheme="minorEastAsia"/>
              <w:noProof/>
              <w:kern w:val="2"/>
              <w:lang w:val="en-CA" w:eastAsia="en-CA"/>
              <w14:ligatures w14:val="standardContextual"/>
            </w:rPr>
          </w:pPr>
          <w:hyperlink w:history="1" w:anchor="_Toc220106769">
            <w:r w:rsidRPr="00636839">
              <w:rPr>
                <w:rStyle w:val="Hyperlink"/>
                <w:rFonts w:ascii="Calibri" w:hAnsi="Calibri" w:eastAsia="Calibri" w:cs="Calibri"/>
                <w:noProof/>
                <w:lang w:val="en-US"/>
              </w:rPr>
              <w:t>8. Key Performance Indicators (KPIs)</w:t>
            </w:r>
            <w:r w:rsidRPr="00636839">
              <w:rPr>
                <w:noProof/>
                <w:webHidden/>
              </w:rPr>
              <w:tab/>
            </w:r>
            <w:r w:rsidRPr="00636839">
              <w:rPr>
                <w:noProof/>
                <w:webHidden/>
              </w:rPr>
              <w:fldChar w:fldCharType="begin"/>
            </w:r>
            <w:r w:rsidRPr="00636839">
              <w:rPr>
                <w:noProof/>
                <w:webHidden/>
              </w:rPr>
              <w:instrText xml:space="preserve"> PAGEREF _Toc220106769 \h </w:instrText>
            </w:r>
            <w:r w:rsidRPr="00636839">
              <w:rPr>
                <w:noProof/>
                <w:webHidden/>
              </w:rPr>
            </w:r>
            <w:r w:rsidRPr="00636839">
              <w:rPr>
                <w:noProof/>
                <w:webHidden/>
              </w:rPr>
              <w:fldChar w:fldCharType="separate"/>
            </w:r>
            <w:r w:rsidRPr="00636839">
              <w:rPr>
                <w:noProof/>
                <w:webHidden/>
              </w:rPr>
              <w:t>27</w:t>
            </w:r>
            <w:r w:rsidRPr="00636839">
              <w:rPr>
                <w:noProof/>
                <w:webHidden/>
              </w:rPr>
              <w:fldChar w:fldCharType="end"/>
            </w:r>
          </w:hyperlink>
        </w:p>
        <w:p w:rsidRPr="00636839" w:rsidR="0012514A" w:rsidRDefault="0012514A" w14:paraId="53723516" w14:textId="04152F1D">
          <w:pPr>
            <w:pStyle w:val="TOC2"/>
            <w:tabs>
              <w:tab w:val="right" w:leader="dot" w:pos="9016"/>
            </w:tabs>
            <w:rPr>
              <w:rFonts w:eastAsiaTheme="minorEastAsia"/>
              <w:noProof/>
              <w:kern w:val="2"/>
              <w:lang w:val="en-CA" w:eastAsia="en-CA"/>
              <w14:ligatures w14:val="standardContextual"/>
            </w:rPr>
          </w:pPr>
          <w:hyperlink w:history="1" w:anchor="_Toc220106770">
            <w:r w:rsidRPr="00636839">
              <w:rPr>
                <w:rStyle w:val="Hyperlink"/>
                <w:rFonts w:ascii="Calibri" w:hAnsi="Calibri" w:eastAsia="Calibri" w:cs="Calibri"/>
                <w:noProof/>
                <w:lang w:val="en-US"/>
              </w:rPr>
              <w:t>8.1 Requirements Engineering KPIs</w:t>
            </w:r>
            <w:r w:rsidRPr="00636839">
              <w:rPr>
                <w:noProof/>
                <w:webHidden/>
              </w:rPr>
              <w:tab/>
            </w:r>
            <w:r w:rsidRPr="00636839">
              <w:rPr>
                <w:noProof/>
                <w:webHidden/>
              </w:rPr>
              <w:fldChar w:fldCharType="begin"/>
            </w:r>
            <w:r w:rsidRPr="00636839">
              <w:rPr>
                <w:noProof/>
                <w:webHidden/>
              </w:rPr>
              <w:instrText xml:space="preserve"> PAGEREF _Toc220106770 \h </w:instrText>
            </w:r>
            <w:r w:rsidRPr="00636839">
              <w:rPr>
                <w:noProof/>
                <w:webHidden/>
              </w:rPr>
            </w:r>
            <w:r w:rsidRPr="00636839">
              <w:rPr>
                <w:noProof/>
                <w:webHidden/>
              </w:rPr>
              <w:fldChar w:fldCharType="separate"/>
            </w:r>
            <w:r w:rsidRPr="00636839">
              <w:rPr>
                <w:noProof/>
                <w:webHidden/>
              </w:rPr>
              <w:t>27</w:t>
            </w:r>
            <w:r w:rsidRPr="00636839">
              <w:rPr>
                <w:noProof/>
                <w:webHidden/>
              </w:rPr>
              <w:fldChar w:fldCharType="end"/>
            </w:r>
          </w:hyperlink>
        </w:p>
        <w:p w:rsidRPr="00636839" w:rsidR="0012514A" w:rsidRDefault="0012514A" w14:paraId="5F6B7C1C" w14:textId="62EDF5A7">
          <w:pPr>
            <w:pStyle w:val="TOC1"/>
            <w:tabs>
              <w:tab w:val="right" w:leader="dot" w:pos="9016"/>
            </w:tabs>
            <w:rPr>
              <w:rFonts w:eastAsiaTheme="minorEastAsia"/>
              <w:noProof/>
              <w:kern w:val="2"/>
              <w:lang w:val="en-CA" w:eastAsia="en-CA"/>
              <w14:ligatures w14:val="standardContextual"/>
            </w:rPr>
          </w:pPr>
          <w:hyperlink w:history="1" w:anchor="_Toc220106771">
            <w:r w:rsidRPr="00636839">
              <w:rPr>
                <w:rStyle w:val="Hyperlink"/>
                <w:rFonts w:ascii="Calibri" w:hAnsi="Calibri" w:eastAsia="Calibri" w:cs="Calibri"/>
                <w:noProof/>
                <w:lang w:val="en-US"/>
              </w:rPr>
              <w:t>9. Conclusion</w:t>
            </w:r>
            <w:r w:rsidRPr="00636839">
              <w:rPr>
                <w:noProof/>
                <w:webHidden/>
              </w:rPr>
              <w:tab/>
            </w:r>
            <w:r w:rsidRPr="00636839">
              <w:rPr>
                <w:noProof/>
                <w:webHidden/>
              </w:rPr>
              <w:fldChar w:fldCharType="begin"/>
            </w:r>
            <w:r w:rsidRPr="00636839">
              <w:rPr>
                <w:noProof/>
                <w:webHidden/>
              </w:rPr>
              <w:instrText xml:space="preserve"> PAGEREF _Toc220106771 \h </w:instrText>
            </w:r>
            <w:r w:rsidRPr="00636839">
              <w:rPr>
                <w:noProof/>
                <w:webHidden/>
              </w:rPr>
            </w:r>
            <w:r w:rsidRPr="00636839">
              <w:rPr>
                <w:noProof/>
                <w:webHidden/>
              </w:rPr>
              <w:fldChar w:fldCharType="separate"/>
            </w:r>
            <w:r w:rsidRPr="00636839">
              <w:rPr>
                <w:noProof/>
                <w:webHidden/>
              </w:rPr>
              <w:t>28</w:t>
            </w:r>
            <w:r w:rsidRPr="00636839">
              <w:rPr>
                <w:noProof/>
                <w:webHidden/>
              </w:rPr>
              <w:fldChar w:fldCharType="end"/>
            </w:r>
          </w:hyperlink>
        </w:p>
        <w:p w:rsidRPr="00636839" w:rsidR="0012514A" w:rsidRDefault="0012514A" w14:paraId="39852653" w14:textId="424E0B0C">
          <w:pPr>
            <w:pStyle w:val="TOC1"/>
            <w:tabs>
              <w:tab w:val="right" w:leader="dot" w:pos="9016"/>
            </w:tabs>
            <w:rPr>
              <w:rFonts w:eastAsiaTheme="minorEastAsia"/>
              <w:noProof/>
              <w:kern w:val="2"/>
              <w:lang w:val="en-CA" w:eastAsia="en-CA"/>
              <w14:ligatures w14:val="standardContextual"/>
            </w:rPr>
          </w:pPr>
          <w:hyperlink w:history="1" w:anchor="_Toc220106772">
            <w:r w:rsidRPr="00636839">
              <w:rPr>
                <w:rStyle w:val="Hyperlink"/>
                <w:rFonts w:ascii="Calibri" w:hAnsi="Calibri" w:eastAsia="Calibri" w:cs="Calibri"/>
                <w:noProof/>
                <w:lang w:val="en-US"/>
              </w:rPr>
              <w:t>10.References</w:t>
            </w:r>
            <w:r w:rsidRPr="00636839">
              <w:rPr>
                <w:noProof/>
                <w:webHidden/>
              </w:rPr>
              <w:tab/>
            </w:r>
            <w:r w:rsidRPr="00636839">
              <w:rPr>
                <w:noProof/>
                <w:webHidden/>
              </w:rPr>
              <w:fldChar w:fldCharType="begin"/>
            </w:r>
            <w:r w:rsidRPr="00636839">
              <w:rPr>
                <w:noProof/>
                <w:webHidden/>
              </w:rPr>
              <w:instrText xml:space="preserve"> PAGEREF _Toc220106772 \h </w:instrText>
            </w:r>
            <w:r w:rsidRPr="00636839">
              <w:rPr>
                <w:noProof/>
                <w:webHidden/>
              </w:rPr>
            </w:r>
            <w:r w:rsidRPr="00636839">
              <w:rPr>
                <w:noProof/>
                <w:webHidden/>
              </w:rPr>
              <w:fldChar w:fldCharType="separate"/>
            </w:r>
            <w:r w:rsidRPr="00636839">
              <w:rPr>
                <w:noProof/>
                <w:webHidden/>
              </w:rPr>
              <w:t>29</w:t>
            </w:r>
            <w:r w:rsidRPr="00636839">
              <w:rPr>
                <w:noProof/>
                <w:webHidden/>
              </w:rPr>
              <w:fldChar w:fldCharType="end"/>
            </w:r>
          </w:hyperlink>
        </w:p>
        <w:p w:rsidR="3CCF32DC" w:rsidP="06E63567" w:rsidRDefault="07EFEE3D" w14:paraId="5187CE7E" w14:textId="441C040F">
          <w:pPr>
            <w:pStyle w:val="TOC1"/>
            <w:tabs>
              <w:tab w:val="right" w:leader="dot" w:pos="9015"/>
            </w:tabs>
            <w:rPr>
              <w:rStyle w:val="Hyperlink"/>
            </w:rPr>
          </w:pPr>
          <w:r w:rsidRPr="00636839">
            <w:fldChar w:fldCharType="end"/>
          </w:r>
        </w:p>
      </w:sdtContent>
    </w:sdt>
    <w:p w:rsidR="3CB52702" w:rsidRDefault="3CB52702" w14:paraId="31CE9E5B" w14:textId="1EFF23E7">
      <w:r>
        <w:br w:type="page"/>
      </w:r>
    </w:p>
    <w:p w:rsidRPr="00FF139E" w:rsidR="754D1E28" w:rsidP="7EC850D7" w:rsidRDefault="2D4853D1" w14:paraId="43698C3A" w14:textId="429165D3">
      <w:pPr>
        <w:rPr>
          <w:rFonts w:ascii="Calibri" w:hAnsi="Calibri" w:eastAsia="Calibri" w:cs="Calibri"/>
          <w:b w:val="1"/>
          <w:bCs w:val="1"/>
          <w:sz w:val="32"/>
          <w:szCs w:val="32"/>
          <w:u w:val="single"/>
          <w:lang w:val="en-CA"/>
        </w:rPr>
      </w:pPr>
      <w:bookmarkStart w:name="_Toc1296427765" w:id="0"/>
      <w:r w:rsidRPr="7EC850D7" w:rsidR="0A199E42">
        <w:rPr>
          <w:rFonts w:ascii="Calibri" w:hAnsi="Calibri" w:eastAsia="Calibri" w:cs="Calibri"/>
          <w:b w:val="1"/>
          <w:bCs w:val="1"/>
          <w:sz w:val="32"/>
          <w:szCs w:val="32"/>
          <w:lang w:val="en-US"/>
        </w:rPr>
        <w:t xml:space="preserve">Progress 1: "I Can Fix </w:t>
      </w:r>
      <w:r w:rsidRPr="7EC850D7" w:rsidR="62AE3F28">
        <w:rPr>
          <w:rFonts w:ascii="Calibri" w:hAnsi="Calibri" w:eastAsia="Calibri" w:cs="Calibri"/>
          <w:b w:val="1"/>
          <w:bCs w:val="1"/>
          <w:sz w:val="32"/>
          <w:szCs w:val="32"/>
          <w:lang w:val="en-US"/>
        </w:rPr>
        <w:t>It</w:t>
      </w:r>
      <w:r w:rsidRPr="7EC850D7" w:rsidR="0A199E42">
        <w:rPr>
          <w:rFonts w:ascii="Calibri" w:hAnsi="Calibri" w:eastAsia="Calibri" w:cs="Calibri"/>
          <w:b w:val="1"/>
          <w:bCs w:val="1"/>
          <w:sz w:val="32"/>
          <w:szCs w:val="32"/>
          <w:lang w:val="en-US"/>
        </w:rPr>
        <w:t xml:space="preserve">" Remote Video Assistance </w:t>
      </w:r>
      <w:bookmarkEnd w:id="0"/>
      <w:r w:rsidRPr="7EC850D7" w:rsidR="0A199E42">
        <w:rPr>
          <w:rFonts w:ascii="Calibri" w:hAnsi="Calibri" w:eastAsia="Calibri" w:cs="Calibri"/>
          <w:b w:val="1"/>
          <w:bCs w:val="1"/>
          <w:sz w:val="32"/>
          <w:szCs w:val="32"/>
          <w:lang w:val="en-US"/>
        </w:rPr>
        <w:t>S</w:t>
      </w:r>
      <w:r w:rsidRPr="7EC850D7" w:rsidR="742C7FF2">
        <w:rPr>
          <w:rFonts w:ascii="Calibri" w:hAnsi="Calibri" w:eastAsia="Calibri" w:cs="Calibri"/>
          <w:b w:val="1"/>
          <w:bCs w:val="1"/>
          <w:sz w:val="32"/>
          <w:szCs w:val="32"/>
          <w:lang w:val="en-US"/>
        </w:rPr>
        <w:t>ys</w:t>
      </w:r>
      <w:r w:rsidRPr="7EC850D7" w:rsidR="0A199E42">
        <w:rPr>
          <w:rFonts w:ascii="Calibri" w:hAnsi="Calibri" w:eastAsia="Calibri" w:cs="Calibri"/>
          <w:b w:val="1"/>
          <w:bCs w:val="1"/>
          <w:sz w:val="32"/>
          <w:szCs w:val="32"/>
          <w:lang w:val="en-US"/>
        </w:rPr>
        <w:t>tem</w:t>
      </w:r>
    </w:p>
    <w:p w:rsidR="754D1E28" w:rsidP="08000378" w:rsidRDefault="2D4853D1" w14:paraId="18F234BA" w14:textId="7D55D6B5">
      <w:pPr>
        <w:pStyle w:val="Heading2"/>
        <w:keepNext w:val="0"/>
        <w:keepLines w:val="0"/>
        <w:spacing w:before="0" w:after="120" w:line="240" w:lineRule="auto"/>
        <w:jc w:val="both"/>
        <w:rPr>
          <w:rFonts w:ascii="Calibri" w:hAnsi="Calibri" w:eastAsia="Calibri" w:cs="Calibri"/>
          <w:b/>
          <w:bCs/>
          <w:color w:val="1F1F1F"/>
          <w:lang w:val="en-US"/>
        </w:rPr>
      </w:pPr>
      <w:bookmarkStart w:name="_Toc220106738" w:id="1"/>
      <w:r w:rsidRPr="08000378">
        <w:rPr>
          <w:rFonts w:ascii="Calibri" w:hAnsi="Calibri" w:eastAsia="Calibri" w:cs="Calibri"/>
          <w:b/>
          <w:bCs/>
          <w:color w:val="1F1F1F"/>
          <w:lang w:val="en-US"/>
        </w:rPr>
        <w:t>1. Executive Overview and Strategic Alignment</w:t>
      </w:r>
      <w:bookmarkEnd w:id="1"/>
    </w:p>
    <w:p w:rsidR="4EDB407A" w:rsidP="361FC379" w:rsidRDefault="4EDB407A" w14:paraId="7982B143" w14:textId="6E2475A8">
      <w:pPr>
        <w:jc w:val="both"/>
        <w:rPr>
          <w:rFonts w:ascii="Calibri" w:hAnsi="Calibri" w:eastAsia="Calibri" w:cs="Calibri"/>
          <w:lang w:val="en-US"/>
        </w:rPr>
      </w:pPr>
      <w:r w:rsidRPr="5519E860">
        <w:rPr>
          <w:lang w:val="en-US"/>
        </w:rPr>
        <w:t xml:space="preserve">This document presents </w:t>
      </w:r>
      <w:r w:rsidRPr="75DFBE2D">
        <w:rPr>
          <w:lang w:val="en-US"/>
        </w:rPr>
        <w:t>Progress Report 1 for the “I Can Fix It” Remote Video Assistance System, a software engineering project developed as part of the Douglas College curriculum. The purpose of this report is to formally document the initial phases of the project lifecycle, including problem definition, business justification, requirements engineering, and technical feasibility analysis.</w:t>
      </w:r>
    </w:p>
    <w:p w:rsidR="4EDB407A" w:rsidP="361FC379" w:rsidRDefault="4EDB407A" w14:paraId="3F016E12" w14:textId="5E488332">
      <w:pPr>
        <w:jc w:val="both"/>
        <w:rPr>
          <w:rFonts w:ascii="Calibri" w:hAnsi="Calibri" w:eastAsia="Calibri" w:cs="Calibri"/>
          <w:lang w:val="en-US"/>
        </w:rPr>
      </w:pPr>
      <w:r w:rsidRPr="5519E860">
        <w:rPr>
          <w:lang w:val="en-US"/>
        </w:rPr>
        <w:t>The “I Can Fix It” project addresses a growing challenge in the modern consumer landscape: as household appliances and electronic devices become increasingly complex, access to affordable, timely, and reliable technical expertise has diminished. Traditional on-site technical support is often costly, slow, and inefficient for minor or moderate issues, while asynchronous learning platforms lack the real-time interaction required to confidently complete repairs.</w:t>
      </w:r>
    </w:p>
    <w:p w:rsidR="4EDB407A" w:rsidP="361FC379" w:rsidRDefault="4EDB407A" w14:paraId="5AD6A97D" w14:textId="0BC2FE85">
      <w:pPr>
        <w:jc w:val="both"/>
        <w:rPr>
          <w:rFonts w:ascii="Calibri" w:hAnsi="Calibri" w:eastAsia="Calibri" w:cs="Calibri"/>
          <w:lang w:val="en-US"/>
        </w:rPr>
      </w:pPr>
      <w:r w:rsidRPr="5519E860">
        <w:rPr>
          <w:lang w:val="en-US"/>
        </w:rPr>
        <w:t>To address this gap, the proposed system introduces a peer-to-peer remote assistance platform that connects individuals seeking help (“Users”) with experienced professionals (“Helpers”) through real-time video, audio, and text-based communication using WebRTC technology. The platform follows a gig-economy marketplace model, enabling experts to monetize their knowledge remotely while providing users with faster and more cost-effective access to technical support.</w:t>
      </w:r>
    </w:p>
    <w:p w:rsidR="4EDB407A" w:rsidP="361FC379" w:rsidRDefault="4EDB407A" w14:paraId="0C196024" w14:textId="03F23095">
      <w:pPr>
        <w:jc w:val="both"/>
        <w:rPr>
          <w:lang w:val="en-US"/>
        </w:rPr>
      </w:pPr>
      <w:r w:rsidRPr="5519E860">
        <w:rPr>
          <w:lang w:val="en-US"/>
        </w:rPr>
        <w:t>This progress report establishes the foundation of the project by presenting the business case, market analysis, revenue model, functional and non-functional requirements, UML use case modeling, technical architecture, project schedule, and key performance indicators (KPIs). Together, these elements define a clear roadmap for the design and implementation phases that will follow in subsequent sprints.</w:t>
      </w:r>
      <w:r w:rsidRPr="75DFBE2D">
        <w:rPr>
          <w:lang w:val="en-US"/>
        </w:rPr>
        <w:t xml:space="preserve"> </w:t>
      </w:r>
    </w:p>
    <w:p w:rsidR="1D34F33C" w:rsidP="361FC379" w:rsidRDefault="3F0AD110" w14:paraId="76E35974" w14:textId="053F5DCF">
      <w:pPr>
        <w:pStyle w:val="Heading3"/>
        <w:jc w:val="both"/>
        <w:rPr>
          <w:rFonts w:ascii="Calibri" w:hAnsi="Calibri" w:eastAsia="Calibri" w:cs="Calibri"/>
          <w:b/>
          <w:color w:val="auto"/>
          <w:sz w:val="24"/>
          <w:szCs w:val="24"/>
          <w:lang w:val="en-US"/>
        </w:rPr>
      </w:pPr>
      <w:bookmarkStart w:name="_Toc220106739" w:id="2"/>
      <w:r w:rsidRPr="3CA98241">
        <w:rPr>
          <w:rFonts w:ascii="Calibri" w:hAnsi="Calibri" w:eastAsia="Calibri" w:cs="Calibri"/>
          <w:b/>
          <w:bCs/>
          <w:color w:val="auto"/>
          <w:sz w:val="24"/>
          <w:szCs w:val="24"/>
          <w:lang w:val="en-US"/>
        </w:rPr>
        <w:t>1.</w:t>
      </w:r>
      <w:r w:rsidRPr="35E770E0">
        <w:rPr>
          <w:rFonts w:ascii="Calibri" w:hAnsi="Calibri" w:eastAsia="Calibri" w:cs="Calibri"/>
          <w:b/>
          <w:bCs/>
          <w:color w:val="auto"/>
          <w:sz w:val="24"/>
          <w:szCs w:val="24"/>
          <w:lang w:val="en-US"/>
        </w:rPr>
        <w:t xml:space="preserve">1 </w:t>
      </w:r>
      <w:r w:rsidRPr="35E770E0" w:rsidR="77053DE6">
        <w:rPr>
          <w:rFonts w:ascii="Calibri" w:hAnsi="Calibri" w:eastAsia="Calibri" w:cs="Calibri"/>
          <w:b/>
          <w:bCs/>
          <w:color w:val="auto"/>
          <w:sz w:val="24"/>
          <w:szCs w:val="24"/>
          <w:lang w:val="en-US"/>
        </w:rPr>
        <w:t>Document</w:t>
      </w:r>
      <w:r w:rsidRPr="48001805" w:rsidR="77053DE6">
        <w:rPr>
          <w:rFonts w:ascii="Calibri" w:hAnsi="Calibri" w:eastAsia="Calibri" w:cs="Calibri"/>
          <w:b/>
          <w:color w:val="auto"/>
          <w:sz w:val="24"/>
          <w:szCs w:val="24"/>
          <w:lang w:val="en-US"/>
        </w:rPr>
        <w:t xml:space="preserve"> Scope and Limitations</w:t>
      </w:r>
      <w:bookmarkEnd w:id="2"/>
    </w:p>
    <w:p w:rsidR="0890678F" w:rsidP="361FC379" w:rsidRDefault="0890678F" w14:paraId="2CDB78D1" w14:textId="304C7DCC">
      <w:pPr>
        <w:spacing w:line="240" w:lineRule="auto"/>
        <w:jc w:val="both"/>
        <w:rPr>
          <w:rFonts w:ascii="Calibri" w:hAnsi="Calibri" w:eastAsia="Calibri" w:cs="Calibri"/>
          <w:lang w:val="en-US"/>
        </w:rPr>
      </w:pPr>
      <w:r w:rsidRPr="4561BD69">
        <w:rPr>
          <w:rFonts w:ascii="Calibri" w:hAnsi="Calibri" w:eastAsia="Calibri" w:cs="Calibri"/>
          <w:lang w:val="en-US"/>
        </w:rPr>
        <w:t xml:space="preserve">This progress report focuses on problem definition, business justification, requirements </w:t>
      </w:r>
      <w:bookmarkStart w:name="_Int_bpri2P9F" w:id="3"/>
      <w:r w:rsidRPr="4561BD69">
        <w:rPr>
          <w:rFonts w:ascii="Calibri" w:hAnsi="Calibri" w:eastAsia="Calibri" w:cs="Calibri"/>
          <w:lang w:val="en-US"/>
        </w:rPr>
        <w:t>analysis</w:t>
      </w:r>
      <w:bookmarkEnd w:id="3"/>
      <w:r w:rsidRPr="5CC2DE5C">
        <w:rPr>
          <w:rFonts w:ascii="Calibri" w:hAnsi="Calibri" w:eastAsia="Calibri" w:cs="Calibri"/>
          <w:lang w:val="en-US"/>
        </w:rPr>
        <w:t xml:space="preserve"> </w:t>
      </w:r>
      <w:r w:rsidRPr="4561BD69">
        <w:rPr>
          <w:rFonts w:ascii="Calibri" w:hAnsi="Calibri" w:eastAsia="Calibri" w:cs="Calibri"/>
          <w:lang w:val="en-US"/>
        </w:rPr>
        <w:t>and technical feasibility assessment. Detailed user interface design, database schema design</w:t>
      </w:r>
      <w:r w:rsidRPr="5594A1F1">
        <w:rPr>
          <w:rFonts w:ascii="Calibri" w:hAnsi="Calibri" w:eastAsia="Calibri" w:cs="Calibri"/>
          <w:lang w:val="en-US"/>
        </w:rPr>
        <w:t xml:space="preserve"> </w:t>
      </w:r>
      <w:r w:rsidRPr="4561BD69">
        <w:rPr>
          <w:rFonts w:ascii="Calibri" w:hAnsi="Calibri" w:eastAsia="Calibri" w:cs="Calibri"/>
          <w:lang w:val="en-US"/>
        </w:rPr>
        <w:t xml:space="preserve">system implementation, testing, and deployment activities are outside the scope of this </w:t>
      </w:r>
      <w:bookmarkStart w:name="_Int_lQdvocCu" w:id="4"/>
      <w:proofErr w:type="gramStart"/>
      <w:r w:rsidRPr="4561BD69">
        <w:rPr>
          <w:rFonts w:ascii="Calibri" w:hAnsi="Calibri" w:eastAsia="Calibri" w:cs="Calibri"/>
          <w:lang w:val="en-US"/>
        </w:rPr>
        <w:t>report</w:t>
      </w:r>
      <w:r w:rsidRPr="40FF3D9D" w:rsidR="73B5EF53">
        <w:rPr>
          <w:rFonts w:ascii="Calibri" w:hAnsi="Calibri" w:eastAsia="Calibri" w:cs="Calibri"/>
          <w:lang w:val="en-US"/>
        </w:rPr>
        <w:t>,</w:t>
      </w:r>
      <w:r w:rsidRPr="4561BD69">
        <w:rPr>
          <w:rFonts w:ascii="Calibri" w:hAnsi="Calibri" w:eastAsia="Calibri" w:cs="Calibri"/>
          <w:lang w:val="en-US"/>
        </w:rPr>
        <w:t xml:space="preserve"> and</w:t>
      </w:r>
      <w:bookmarkEnd w:id="4"/>
      <w:proofErr w:type="gramEnd"/>
      <w:r w:rsidRPr="2DEAFF42">
        <w:rPr>
          <w:rFonts w:ascii="Calibri" w:hAnsi="Calibri" w:eastAsia="Calibri" w:cs="Calibri"/>
          <w:lang w:val="en-US"/>
        </w:rPr>
        <w:t xml:space="preserve"> </w:t>
      </w:r>
      <w:r w:rsidRPr="692C3856" w:rsidR="6438F76A">
        <w:rPr>
          <w:rFonts w:ascii="Calibri" w:hAnsi="Calibri" w:eastAsia="Calibri" w:cs="Calibri"/>
          <w:lang w:val="en-US"/>
        </w:rPr>
        <w:t>will</w:t>
      </w:r>
      <w:r w:rsidRPr="4561BD69">
        <w:rPr>
          <w:rFonts w:ascii="Calibri" w:hAnsi="Calibri" w:eastAsia="Calibri" w:cs="Calibri"/>
          <w:lang w:val="en-US"/>
        </w:rPr>
        <w:t xml:space="preserve"> be addressed in subsequent project phases.</w:t>
      </w:r>
    </w:p>
    <w:p w:rsidR="15A1C3D5" w:rsidP="15A1C3D5" w:rsidRDefault="15A1C3D5" w14:paraId="12EECE28" w14:textId="773CA16C">
      <w:pPr>
        <w:pStyle w:val="Heading2"/>
        <w:spacing w:before="0" w:after="120"/>
        <w:rPr>
          <w:rFonts w:ascii="Calibri" w:hAnsi="Calibri" w:eastAsia="Calibri" w:cs="Calibri"/>
          <w:b/>
          <w:bCs/>
          <w:color w:val="1F1F1F"/>
          <w:lang w:val="en-US"/>
        </w:rPr>
      </w:pPr>
    </w:p>
    <w:p w:rsidR="754D1E28" w:rsidP="361FC379" w:rsidRDefault="754D1E28" w14:paraId="26FC442A" w14:textId="4C49E470">
      <w:pPr>
        <w:pStyle w:val="Heading2"/>
        <w:spacing w:before="0" w:after="120"/>
        <w:rPr>
          <w:rFonts w:ascii="Calibri" w:hAnsi="Calibri" w:eastAsia="Calibri" w:cs="Calibri"/>
          <w:b/>
          <w:bCs/>
          <w:color w:val="1F1F1F"/>
          <w:lang w:val="en-US"/>
        </w:rPr>
      </w:pPr>
    </w:p>
    <w:p w:rsidR="754D1E28" w:rsidP="361FC379" w:rsidRDefault="6182D6F0" w14:paraId="6791BD1A" w14:textId="7422ED4E">
      <w:pPr>
        <w:spacing w:after="120"/>
      </w:pPr>
      <w:r>
        <w:br w:type="page"/>
      </w:r>
    </w:p>
    <w:p w:rsidR="754D1E28" w:rsidP="1AA619F3" w:rsidRDefault="6182D6F0" w14:paraId="433143E1" w14:textId="1D7EE927">
      <w:pPr>
        <w:pStyle w:val="Heading2"/>
        <w:spacing w:before="0" w:after="120"/>
        <w:rPr>
          <w:rFonts w:ascii="Calibri" w:hAnsi="Calibri" w:eastAsia="Calibri" w:cs="Calibri"/>
          <w:b/>
          <w:bCs/>
          <w:color w:val="1F1F1F"/>
          <w:lang w:val="en-US"/>
        </w:rPr>
      </w:pPr>
      <w:bookmarkStart w:name="_Toc220106740" w:id="5"/>
      <w:r w:rsidRPr="08000378">
        <w:rPr>
          <w:rFonts w:ascii="Calibri" w:hAnsi="Calibri" w:eastAsia="Calibri" w:cs="Calibri"/>
          <w:b/>
          <w:bCs/>
          <w:color w:val="1F1F1F"/>
          <w:lang w:val="en-US"/>
        </w:rPr>
        <w:t>2. Business Case</w:t>
      </w:r>
      <w:bookmarkEnd w:id="5"/>
    </w:p>
    <w:p w:rsidR="754D1E28" w:rsidP="08000378" w:rsidRDefault="0D7BB638" w14:paraId="7D522612" w14:textId="056CF7DF">
      <w:pPr>
        <w:pStyle w:val="Heading3"/>
        <w:spacing w:before="0" w:after="120"/>
        <w:jc w:val="both"/>
        <w:rPr>
          <w:rFonts w:ascii="Calibri" w:hAnsi="Calibri" w:eastAsia="Calibri" w:cs="Calibri"/>
          <w:b/>
          <w:bCs/>
          <w:color w:val="1F1F1F"/>
          <w:lang w:val="en-US"/>
        </w:rPr>
      </w:pPr>
      <w:bookmarkStart w:name="_Toc220106741" w:id="6"/>
      <w:r w:rsidRPr="08000378">
        <w:rPr>
          <w:rFonts w:ascii="Calibri" w:hAnsi="Calibri" w:eastAsia="Calibri" w:cs="Calibri"/>
          <w:b/>
          <w:bCs/>
          <w:color w:val="1F1F1F"/>
          <w:lang w:val="en-US"/>
        </w:rPr>
        <w:t>2.1 Problem Statement and Context</w:t>
      </w:r>
      <w:bookmarkEnd w:id="6"/>
    </w:p>
    <w:p w:rsidR="754D1E28" w:rsidP="08000378" w:rsidRDefault="0D7BB638" w14:paraId="74C33EED" w14:textId="7236CC59">
      <w:pPr>
        <w:spacing w:after="120"/>
        <w:jc w:val="both"/>
        <w:rPr>
          <w:rFonts w:ascii="Calibri" w:hAnsi="Calibri" w:eastAsia="Calibri" w:cs="Calibri"/>
        </w:rPr>
      </w:pPr>
      <w:r w:rsidRPr="00E90033">
        <w:rPr>
          <w:rFonts w:ascii="Calibri" w:hAnsi="Calibri" w:eastAsia="Calibri" w:cs="Calibri"/>
          <w:lang w:val="en-CA"/>
        </w:rPr>
        <w:t xml:space="preserve">The modern consumer landscape is characterized by a paradox of device ownership. Households possess an increasing number of sophisticated appliances and electronic devices—from "smart" refrigerators and robotic vacuums to complex home theater systems yet the ability of the average consumer to maintain and repair these devices has precipitously declined. </w:t>
      </w:r>
      <w:proofErr w:type="spellStart"/>
      <w:r w:rsidRPr="08000378">
        <w:rPr>
          <w:rFonts w:ascii="Calibri" w:hAnsi="Calibri" w:eastAsia="Calibri" w:cs="Calibri"/>
        </w:rPr>
        <w:t>This</w:t>
      </w:r>
      <w:proofErr w:type="spellEnd"/>
      <w:r w:rsidRPr="08000378">
        <w:rPr>
          <w:rFonts w:ascii="Calibri" w:hAnsi="Calibri" w:eastAsia="Calibri" w:cs="Calibri"/>
        </w:rPr>
        <w:t xml:space="preserve"> "</w:t>
      </w:r>
      <w:proofErr w:type="spellStart"/>
      <w:r w:rsidRPr="08000378">
        <w:rPr>
          <w:rFonts w:ascii="Calibri" w:hAnsi="Calibri" w:eastAsia="Calibri" w:cs="Calibri"/>
        </w:rPr>
        <w:t>repairability</w:t>
      </w:r>
      <w:proofErr w:type="spellEnd"/>
      <w:r w:rsidRPr="08000378">
        <w:rPr>
          <w:rFonts w:ascii="Calibri" w:hAnsi="Calibri" w:eastAsia="Calibri" w:cs="Calibri"/>
        </w:rPr>
        <w:t xml:space="preserve"> crisis" </w:t>
      </w:r>
      <w:proofErr w:type="spellStart"/>
      <w:r w:rsidRPr="08000378">
        <w:rPr>
          <w:rFonts w:ascii="Calibri" w:hAnsi="Calibri" w:eastAsia="Calibri" w:cs="Calibri"/>
        </w:rPr>
        <w:t>is</w:t>
      </w:r>
      <w:proofErr w:type="spellEnd"/>
      <w:r w:rsidRPr="08000378">
        <w:rPr>
          <w:rFonts w:ascii="Calibri" w:hAnsi="Calibri" w:eastAsia="Calibri" w:cs="Calibri"/>
        </w:rPr>
        <w:t xml:space="preserve"> </w:t>
      </w:r>
      <w:proofErr w:type="spellStart"/>
      <w:r w:rsidRPr="08000378">
        <w:rPr>
          <w:rFonts w:ascii="Calibri" w:hAnsi="Calibri" w:eastAsia="Calibri" w:cs="Calibri"/>
        </w:rPr>
        <w:t>driven</w:t>
      </w:r>
      <w:proofErr w:type="spellEnd"/>
      <w:r w:rsidRPr="08000378">
        <w:rPr>
          <w:rFonts w:ascii="Calibri" w:hAnsi="Calibri" w:eastAsia="Calibri" w:cs="Calibri"/>
        </w:rPr>
        <w:t xml:space="preserve"> </w:t>
      </w:r>
      <w:proofErr w:type="spellStart"/>
      <w:r w:rsidRPr="08000378">
        <w:rPr>
          <w:rFonts w:ascii="Calibri" w:hAnsi="Calibri" w:eastAsia="Calibri" w:cs="Calibri"/>
        </w:rPr>
        <w:t>by</w:t>
      </w:r>
      <w:proofErr w:type="spellEnd"/>
      <w:r w:rsidRPr="08000378">
        <w:rPr>
          <w:rFonts w:ascii="Calibri" w:hAnsi="Calibri" w:eastAsia="Calibri" w:cs="Calibri"/>
        </w:rPr>
        <w:t xml:space="preserve"> </w:t>
      </w:r>
      <w:proofErr w:type="spellStart"/>
      <w:r w:rsidRPr="08000378">
        <w:rPr>
          <w:rFonts w:ascii="Calibri" w:hAnsi="Calibri" w:eastAsia="Calibri" w:cs="Calibri"/>
        </w:rPr>
        <w:t>three</w:t>
      </w:r>
      <w:proofErr w:type="spellEnd"/>
      <w:r w:rsidRPr="08000378">
        <w:rPr>
          <w:rFonts w:ascii="Calibri" w:hAnsi="Calibri" w:eastAsia="Calibri" w:cs="Calibri"/>
        </w:rPr>
        <w:t xml:space="preserve"> </w:t>
      </w:r>
      <w:proofErr w:type="spellStart"/>
      <w:r w:rsidRPr="08000378">
        <w:rPr>
          <w:rFonts w:ascii="Calibri" w:hAnsi="Calibri" w:eastAsia="Calibri" w:cs="Calibri"/>
        </w:rPr>
        <w:t>converging</w:t>
      </w:r>
      <w:proofErr w:type="spellEnd"/>
      <w:r w:rsidRPr="08000378">
        <w:rPr>
          <w:rFonts w:ascii="Calibri" w:hAnsi="Calibri" w:eastAsia="Calibri" w:cs="Calibri"/>
        </w:rPr>
        <w:t xml:space="preserve"> </w:t>
      </w:r>
      <w:proofErr w:type="spellStart"/>
      <w:r w:rsidRPr="08000378">
        <w:rPr>
          <w:rFonts w:ascii="Calibri" w:hAnsi="Calibri" w:eastAsia="Calibri" w:cs="Calibri"/>
        </w:rPr>
        <w:t>factors</w:t>
      </w:r>
      <w:proofErr w:type="spellEnd"/>
      <w:r w:rsidRPr="08000378">
        <w:rPr>
          <w:rFonts w:ascii="Calibri" w:hAnsi="Calibri" w:eastAsia="Calibri" w:cs="Calibri"/>
        </w:rPr>
        <w:t>:</w:t>
      </w:r>
    </w:p>
    <w:p w:rsidR="754D1E28" w:rsidP="0065331D" w:rsidRDefault="0D7BB638" w14:paraId="00D538A0" w14:textId="166EF04E">
      <w:pPr>
        <w:pStyle w:val="ListParagraph"/>
        <w:numPr>
          <w:ilvl w:val="0"/>
          <w:numId w:val="13"/>
        </w:numPr>
        <w:spacing w:after="0"/>
        <w:jc w:val="both"/>
        <w:rPr>
          <w:rFonts w:ascii="Calibri" w:hAnsi="Calibri" w:eastAsia="Calibri" w:cs="Calibri"/>
          <w:color w:val="1F1F1F"/>
          <w:lang w:val="en-US"/>
        </w:rPr>
      </w:pPr>
      <w:r w:rsidRPr="08000378">
        <w:rPr>
          <w:rFonts w:ascii="Calibri" w:hAnsi="Calibri" w:eastAsia="Calibri" w:cs="Calibri"/>
          <w:b/>
          <w:bCs/>
          <w:color w:val="1F1F1F"/>
          <w:lang w:val="en-US"/>
        </w:rPr>
        <w:t>Complexity and Obscurity:</w:t>
      </w:r>
      <w:r w:rsidRPr="08000378">
        <w:rPr>
          <w:rFonts w:ascii="Calibri" w:hAnsi="Calibri" w:eastAsia="Calibri" w:cs="Calibri"/>
          <w:color w:val="1F1F1F"/>
          <w:lang w:val="en-US"/>
        </w:rPr>
        <w:t xml:space="preserve"> Modern appliances often lack intuitive mechanical interfaces, relying instead on proprietary error codes and digital diagnostics that are indecipherable to the layperson. The "Right to Repair" legislation in jurisdictions like the EU and parts of the US is forcing manufacturers to release documentation, but a manual alone is often insufficient for a novice to confidently attempt a repair without guidance.</w:t>
      </w:r>
    </w:p>
    <w:p w:rsidR="754D1E28" w:rsidP="0065331D" w:rsidRDefault="0D7BB638" w14:paraId="786B2343" w14:textId="0E830D09">
      <w:pPr>
        <w:pStyle w:val="ListParagraph"/>
        <w:numPr>
          <w:ilvl w:val="0"/>
          <w:numId w:val="13"/>
        </w:numPr>
        <w:spacing w:after="0"/>
        <w:jc w:val="both"/>
        <w:rPr>
          <w:rFonts w:ascii="Calibri" w:hAnsi="Calibri" w:eastAsia="Calibri" w:cs="Calibri"/>
          <w:color w:val="444746"/>
          <w:vertAlign w:val="superscript"/>
          <w:lang w:val="en-US"/>
        </w:rPr>
      </w:pPr>
      <w:r w:rsidRPr="08000378">
        <w:rPr>
          <w:rFonts w:ascii="Calibri" w:hAnsi="Calibri" w:eastAsia="Calibri" w:cs="Calibri"/>
          <w:b/>
          <w:bCs/>
          <w:color w:val="1F1F1F"/>
          <w:lang w:val="en-US"/>
        </w:rPr>
        <w:t>Economic Inefficiency of Professional Service:</w:t>
      </w:r>
      <w:r w:rsidRPr="08000378">
        <w:rPr>
          <w:rFonts w:ascii="Calibri" w:hAnsi="Calibri" w:eastAsia="Calibri" w:cs="Calibri"/>
          <w:color w:val="1F1F1F"/>
          <w:lang w:val="en-US"/>
        </w:rPr>
        <w:t xml:space="preserve"> The traditional model of on-site technical support is economically inefficient for minor to moderate issues. It involves high overheads, including travel time, vehicle maintenance, and scheduling logistics. This results in high "call-out fees" that often exceed the residual value of the broken item, incentivizing disposal over repair and contributing to the global e-waste crisis.</w:t>
      </w:r>
      <w:r w:rsidRPr="08000378" w:rsidR="424A8D60">
        <w:rPr>
          <w:rFonts w:ascii="Calibri" w:hAnsi="Calibri" w:eastAsia="Calibri" w:cs="Calibri"/>
          <w:color w:val="444746"/>
          <w:vertAlign w:val="superscript"/>
          <w:lang w:val="en-US"/>
        </w:rPr>
        <w:t>5</w:t>
      </w:r>
      <w:r w:rsidRPr="08000378">
        <w:rPr>
          <w:rFonts w:ascii="Calibri" w:hAnsi="Calibri" w:eastAsia="Calibri" w:cs="Calibri"/>
          <w:color w:val="1F1F1F"/>
          <w:lang w:val="en-US"/>
        </w:rPr>
        <w:t xml:space="preserve"> Furthermore, the "shrinking pool of field support technicians" has led to significant scheduling delays, leaving consumers without essential amenities for extended periods.</w:t>
      </w:r>
      <w:r w:rsidRPr="08000378">
        <w:rPr>
          <w:rFonts w:ascii="Calibri" w:hAnsi="Calibri" w:eastAsia="Calibri" w:cs="Calibri"/>
          <w:color w:val="444746"/>
          <w:vertAlign w:val="superscript"/>
          <w:lang w:val="en-US"/>
        </w:rPr>
        <w:t>2</w:t>
      </w:r>
    </w:p>
    <w:p w:rsidR="754D1E28" w:rsidP="0065331D" w:rsidRDefault="0D7BB638" w14:paraId="72504A85" w14:textId="627777B2">
      <w:pPr>
        <w:pStyle w:val="ListParagraph"/>
        <w:numPr>
          <w:ilvl w:val="0"/>
          <w:numId w:val="13"/>
        </w:numPr>
        <w:spacing w:after="0"/>
        <w:jc w:val="both"/>
        <w:rPr>
          <w:rFonts w:ascii="Calibri" w:hAnsi="Calibri" w:eastAsia="Calibri" w:cs="Calibri"/>
          <w:color w:val="1F1F1F"/>
          <w:lang w:val="en-US"/>
        </w:rPr>
      </w:pPr>
      <w:r w:rsidRPr="08000378">
        <w:rPr>
          <w:rFonts w:ascii="Calibri" w:hAnsi="Calibri" w:eastAsia="Calibri" w:cs="Calibri"/>
          <w:b/>
          <w:bCs/>
          <w:color w:val="1F1F1F"/>
          <w:lang w:val="en-US"/>
        </w:rPr>
        <w:t>Limitations of Asynchronous Learning:</w:t>
      </w:r>
      <w:r w:rsidRPr="08000378">
        <w:rPr>
          <w:rFonts w:ascii="Calibri" w:hAnsi="Calibri" w:eastAsia="Calibri" w:cs="Calibri"/>
          <w:color w:val="1F1F1F"/>
          <w:lang w:val="en-US"/>
        </w:rPr>
        <w:t xml:space="preserve"> While platforms like YouTube offer a vast repository of DIY tutorials </w:t>
      </w:r>
      <w:r w:rsidRPr="08000378">
        <w:rPr>
          <w:rFonts w:ascii="Calibri" w:hAnsi="Calibri" w:eastAsia="Calibri" w:cs="Calibri"/>
          <w:color w:val="444746"/>
          <w:vertAlign w:val="superscript"/>
          <w:lang w:val="en-US"/>
        </w:rPr>
        <w:t>10</w:t>
      </w:r>
      <w:r w:rsidRPr="08000378">
        <w:rPr>
          <w:rFonts w:ascii="Calibri" w:hAnsi="Calibri" w:eastAsia="Calibri" w:cs="Calibri"/>
          <w:color w:val="1F1F1F"/>
          <w:lang w:val="en-US"/>
        </w:rPr>
        <w:t>, they suffer from a fundamental lack of interactivity. A pre-recorded video cannot answer specific questions about a user's unique wiring configuration, nor can it provide real-time reassurance during a critical step of the repair process. This information asymmetry creates anxiety and often leads to abandoned repair attempts.</w:t>
      </w:r>
    </w:p>
    <w:p w:rsidR="754D1E28" w:rsidP="08000378" w:rsidRDefault="7108D17B" w14:paraId="0CBE2C88" w14:textId="48F437E6">
      <w:pPr>
        <w:spacing w:before="240" w:after="240"/>
        <w:jc w:val="both"/>
        <w:rPr>
          <w:rFonts w:ascii="Calibri" w:hAnsi="Calibri" w:eastAsia="Calibri" w:cs="Calibri"/>
          <w:lang w:val="en-US"/>
        </w:rPr>
      </w:pPr>
      <w:r w:rsidRPr="08000378">
        <w:rPr>
          <w:rFonts w:ascii="Calibri" w:hAnsi="Calibri" w:eastAsia="Calibri" w:cs="Calibri"/>
          <w:lang w:val="en-US"/>
        </w:rPr>
        <w:t>The "I Can Fix It" system addresses these market failures by introducing a synchronous, interactive layer to the repair process. By leveraging the camera and connectivity inherent in modern smartphones, the platform allows an expert to virtually "transport" into the user's environment, seeing what they see and guiding them step-by-step. This essentially unbundles the "diagnostic knowledge" from the "physical labor," allowing the expert to monetize their knowledge without incurring travel costs, and allowing the user to access immediate help at a fraction of the cost of a home visit.</w:t>
      </w:r>
    </w:p>
    <w:p w:rsidR="754D1E28" w:rsidP="15A1C3D5" w:rsidRDefault="079DB677" w14:paraId="2431724A" w14:textId="32A90017">
      <w:pPr>
        <w:pStyle w:val="Heading3"/>
        <w:spacing w:before="0" w:after="120"/>
        <w:jc w:val="both"/>
        <w:rPr>
          <w:rFonts w:ascii="Calibri" w:hAnsi="Calibri" w:eastAsia="Calibri" w:cs="Calibri"/>
          <w:b/>
          <w:color w:val="1F1F1F"/>
          <w:lang w:val="en-US"/>
        </w:rPr>
      </w:pPr>
      <w:bookmarkStart w:name="_Toc220106742" w:id="7"/>
      <w:r w:rsidRPr="15A1C3D5">
        <w:rPr>
          <w:rFonts w:ascii="Calibri" w:hAnsi="Calibri" w:eastAsia="Calibri" w:cs="Calibri"/>
          <w:b/>
          <w:color w:val="1F1F1F"/>
          <w:lang w:val="en-US"/>
        </w:rPr>
        <w:t>2.2 Competitive Landscape and Market Positioning</w:t>
      </w:r>
      <w:bookmarkEnd w:id="7"/>
    </w:p>
    <w:p w:rsidRPr="00E90033" w:rsidR="754D1E28" w:rsidP="08000378" w:rsidRDefault="079DB677" w14:paraId="547748D6" w14:textId="585B89FD">
      <w:pPr>
        <w:jc w:val="both"/>
        <w:rPr>
          <w:rFonts w:ascii="Calibri" w:hAnsi="Calibri" w:eastAsia="Calibri" w:cs="Calibri"/>
          <w:lang w:val="en-CA"/>
        </w:rPr>
      </w:pPr>
      <w:r w:rsidRPr="00E90033">
        <w:rPr>
          <w:rFonts w:ascii="Calibri" w:hAnsi="Calibri" w:eastAsia="Calibri" w:cs="Calibri"/>
          <w:lang w:val="en-CA"/>
        </w:rPr>
        <w:t>To accurately position "I Can Fix It" we must analyze the existing ecosystem of remote assistance tools. The market is currently bifurcated into high-end enterprise solutions and broad consumer marketplaces.</w:t>
      </w:r>
    </w:p>
    <w:p w:rsidR="754D1E28" w:rsidP="08000378" w:rsidRDefault="079DB677" w14:paraId="23BB4C11" w14:textId="0083F535">
      <w:pPr>
        <w:jc w:val="both"/>
        <w:rPr>
          <w:rFonts w:ascii="Calibri" w:hAnsi="Calibri" w:eastAsia="Calibri" w:cs="Calibri"/>
          <w:b/>
          <w:bCs/>
          <w:sz w:val="28"/>
          <w:szCs w:val="28"/>
          <w:lang w:val="en-US"/>
        </w:rPr>
      </w:pPr>
      <w:r w:rsidRPr="08000378">
        <w:rPr>
          <w:rFonts w:ascii="Calibri" w:hAnsi="Calibri" w:eastAsia="Calibri" w:cs="Calibri"/>
          <w:b/>
          <w:bCs/>
          <w:sz w:val="28"/>
          <w:szCs w:val="28"/>
          <w:lang w:val="en-US"/>
        </w:rPr>
        <w:t>Table 1: Competitive Analysis of Remote Assistance Platforms</w:t>
      </w:r>
    </w:p>
    <w:p w:rsidRPr="00E90033" w:rsidR="754D1E28" w:rsidP="08000378" w:rsidRDefault="754D1E28" w14:paraId="3C0EA4FB" w14:textId="6BF4EF0C">
      <w:pPr>
        <w:jc w:val="both"/>
        <w:rPr>
          <w:rFonts w:ascii="Calibri" w:hAnsi="Calibri" w:eastAsia="Calibri" w:cs="Calibri"/>
          <w:lang w:val="en-CA"/>
        </w:rPr>
      </w:pPr>
    </w:p>
    <w:tbl>
      <w:tblPr>
        <w:tblW w:w="0" w:type="auto"/>
        <w:tblLook w:val="06A0" w:firstRow="1" w:lastRow="0" w:firstColumn="1" w:lastColumn="0" w:noHBand="1" w:noVBand="1"/>
      </w:tblPr>
      <w:tblGrid>
        <w:gridCol w:w="1536"/>
        <w:gridCol w:w="1446"/>
        <w:gridCol w:w="1736"/>
        <w:gridCol w:w="1962"/>
        <w:gridCol w:w="2326"/>
      </w:tblGrid>
      <w:tr w:rsidRPr="00E90033" w:rsidR="08000378" w:rsidTr="34F35AF2" w14:paraId="6B12FD31" w14:textId="77777777">
        <w:trPr>
          <w:trHeight w:val="300"/>
        </w:trPr>
        <w:tc>
          <w:tcPr>
            <w:tcW w:w="154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120" w:type="dxa"/>
              <w:left w:w="180" w:type="dxa"/>
              <w:bottom w:w="120" w:type="dxa"/>
              <w:right w:w="180" w:type="dxa"/>
            </w:tcMar>
          </w:tcPr>
          <w:p w:rsidR="08000378" w:rsidP="08000378" w:rsidRDefault="08000378" w14:paraId="20AA0997" w14:textId="3AA48F47">
            <w:pPr>
              <w:spacing w:before="120" w:after="120"/>
              <w:jc w:val="both"/>
              <w:rPr>
                <w:rFonts w:ascii="Calibri" w:hAnsi="Calibri" w:eastAsia="Calibri" w:cs="Calibri"/>
                <w:b/>
                <w:bCs/>
                <w:color w:val="1F1F1F"/>
              </w:rPr>
            </w:pPr>
            <w:proofErr w:type="spellStart"/>
            <w:r w:rsidRPr="08000378">
              <w:rPr>
                <w:rFonts w:ascii="Calibri" w:hAnsi="Calibri" w:eastAsia="Calibri" w:cs="Calibri"/>
                <w:b/>
                <w:bCs/>
                <w:color w:val="1F1F1F"/>
              </w:rPr>
              <w:t>Platform</w:t>
            </w:r>
            <w:proofErr w:type="spellEnd"/>
          </w:p>
        </w:tc>
        <w:tc>
          <w:tcPr>
            <w:tcW w:w="14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120" w:type="dxa"/>
              <w:left w:w="180" w:type="dxa"/>
              <w:bottom w:w="120" w:type="dxa"/>
              <w:right w:w="180" w:type="dxa"/>
            </w:tcMar>
          </w:tcPr>
          <w:p w:rsidR="08000378" w:rsidP="08000378" w:rsidRDefault="08000378" w14:paraId="5FB42CE7" w14:textId="19682E42">
            <w:pPr>
              <w:spacing w:before="120" w:after="120"/>
              <w:jc w:val="both"/>
              <w:rPr>
                <w:rFonts w:ascii="Calibri" w:hAnsi="Calibri" w:eastAsia="Calibri" w:cs="Calibri"/>
                <w:b/>
                <w:bCs/>
                <w:color w:val="1F1F1F"/>
              </w:rPr>
            </w:pPr>
            <w:r w:rsidRPr="08000378">
              <w:rPr>
                <w:rFonts w:ascii="Calibri" w:hAnsi="Calibri" w:eastAsia="Calibri" w:cs="Calibri"/>
                <w:b/>
                <w:bCs/>
                <w:color w:val="1F1F1F"/>
              </w:rPr>
              <w:t xml:space="preserve">Target </w:t>
            </w:r>
            <w:proofErr w:type="spellStart"/>
            <w:r w:rsidRPr="08000378">
              <w:rPr>
                <w:rFonts w:ascii="Calibri" w:hAnsi="Calibri" w:eastAsia="Calibri" w:cs="Calibri"/>
                <w:b/>
                <w:bCs/>
                <w:color w:val="1F1F1F"/>
              </w:rPr>
              <w:t>Audience</w:t>
            </w:r>
            <w:proofErr w:type="spellEnd"/>
          </w:p>
        </w:tc>
        <w:tc>
          <w:tcPr>
            <w:tcW w:w="17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120" w:type="dxa"/>
              <w:left w:w="180" w:type="dxa"/>
              <w:bottom w:w="120" w:type="dxa"/>
              <w:right w:w="180" w:type="dxa"/>
            </w:tcMar>
          </w:tcPr>
          <w:p w:rsidR="08000378" w:rsidP="08000378" w:rsidRDefault="08000378" w14:paraId="26FB5ED4" w14:textId="08F32440">
            <w:pPr>
              <w:spacing w:before="120" w:after="120"/>
              <w:jc w:val="both"/>
              <w:rPr>
                <w:rFonts w:ascii="Calibri" w:hAnsi="Calibri" w:eastAsia="Calibri" w:cs="Calibri"/>
                <w:b/>
                <w:bCs/>
                <w:color w:val="1F1F1F"/>
              </w:rPr>
            </w:pPr>
            <w:proofErr w:type="spellStart"/>
            <w:r w:rsidRPr="08000378">
              <w:rPr>
                <w:rFonts w:ascii="Calibri" w:hAnsi="Calibri" w:eastAsia="Calibri" w:cs="Calibri"/>
                <w:b/>
                <w:bCs/>
                <w:color w:val="1F1F1F"/>
              </w:rPr>
              <w:t>Revenue</w:t>
            </w:r>
            <w:proofErr w:type="spellEnd"/>
            <w:r w:rsidRPr="08000378">
              <w:rPr>
                <w:rFonts w:ascii="Calibri" w:hAnsi="Calibri" w:eastAsia="Calibri" w:cs="Calibri"/>
                <w:b/>
                <w:bCs/>
                <w:color w:val="1F1F1F"/>
              </w:rPr>
              <w:t xml:space="preserve"> Model</w:t>
            </w:r>
          </w:p>
        </w:tc>
        <w:tc>
          <w:tcPr>
            <w:tcW w:w="19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120" w:type="dxa"/>
              <w:left w:w="180" w:type="dxa"/>
              <w:bottom w:w="120" w:type="dxa"/>
              <w:right w:w="180" w:type="dxa"/>
            </w:tcMar>
          </w:tcPr>
          <w:p w:rsidR="08000378" w:rsidP="08000378" w:rsidRDefault="08000378" w14:paraId="44C0E4BD" w14:textId="6FBAB543">
            <w:pPr>
              <w:spacing w:before="120" w:after="120"/>
              <w:jc w:val="both"/>
              <w:rPr>
                <w:rFonts w:ascii="Calibri" w:hAnsi="Calibri" w:eastAsia="Calibri" w:cs="Calibri"/>
                <w:b/>
                <w:bCs/>
                <w:color w:val="1F1F1F"/>
              </w:rPr>
            </w:pPr>
            <w:r w:rsidRPr="08000378">
              <w:rPr>
                <w:rFonts w:ascii="Calibri" w:hAnsi="Calibri" w:eastAsia="Calibri" w:cs="Calibri"/>
                <w:b/>
                <w:bCs/>
                <w:color w:val="1F1F1F"/>
              </w:rPr>
              <w:t xml:space="preserve">Key </w:t>
            </w:r>
            <w:proofErr w:type="spellStart"/>
            <w:r w:rsidRPr="08000378">
              <w:rPr>
                <w:rFonts w:ascii="Calibri" w:hAnsi="Calibri" w:eastAsia="Calibri" w:cs="Calibri"/>
                <w:b/>
                <w:bCs/>
                <w:color w:val="1F1F1F"/>
              </w:rPr>
              <w:t>Features</w:t>
            </w:r>
            <w:proofErr w:type="spellEnd"/>
          </w:p>
        </w:tc>
        <w:tc>
          <w:tcPr>
            <w:tcW w:w="23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120" w:type="dxa"/>
              <w:left w:w="180" w:type="dxa"/>
              <w:bottom w:w="120" w:type="dxa"/>
              <w:right w:w="180" w:type="dxa"/>
            </w:tcMar>
          </w:tcPr>
          <w:p w:rsidRPr="00E90033" w:rsidR="08000378" w:rsidP="08000378" w:rsidRDefault="08000378" w14:paraId="749100C5" w14:textId="2963E3E9">
            <w:pPr>
              <w:spacing w:before="120" w:after="120"/>
              <w:jc w:val="both"/>
              <w:rPr>
                <w:rFonts w:ascii="Calibri" w:hAnsi="Calibri" w:eastAsia="Calibri" w:cs="Calibri"/>
                <w:b/>
                <w:bCs/>
                <w:color w:val="1F1F1F"/>
                <w:lang w:val="en-CA"/>
              </w:rPr>
            </w:pPr>
            <w:r w:rsidRPr="00E90033">
              <w:rPr>
                <w:rFonts w:ascii="Calibri" w:hAnsi="Calibri" w:eastAsia="Calibri" w:cs="Calibri"/>
                <w:b/>
                <w:bCs/>
                <w:color w:val="1F1F1F"/>
                <w:lang w:val="en-CA"/>
              </w:rPr>
              <w:t>Gap/Weakness vs. "I Can Fix It"</w:t>
            </w:r>
          </w:p>
        </w:tc>
      </w:tr>
      <w:tr w:rsidRPr="00E90033" w:rsidR="08000378" w:rsidTr="34F35AF2" w14:paraId="1BE0D24B" w14:textId="77777777">
        <w:trPr>
          <w:trHeight w:val="300"/>
        </w:trPr>
        <w:tc>
          <w:tcPr>
            <w:tcW w:w="154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120" w:type="dxa"/>
              <w:left w:w="180" w:type="dxa"/>
              <w:bottom w:w="120" w:type="dxa"/>
              <w:right w:w="180" w:type="dxa"/>
            </w:tcMar>
          </w:tcPr>
          <w:p w:rsidRPr="00E90033" w:rsidR="08000378" w:rsidP="08000378" w:rsidRDefault="3A06840B" w14:paraId="03EAE7DB" w14:textId="19BFE987">
            <w:pPr>
              <w:spacing w:before="120" w:after="120"/>
              <w:rPr>
                <w:rFonts w:ascii="Calibri" w:hAnsi="Calibri" w:eastAsia="Calibri" w:cs="Calibri"/>
                <w:color w:val="000000" w:themeColor="text1"/>
                <w:lang w:val="en-CA"/>
              </w:rPr>
            </w:pPr>
            <w:hyperlink r:id="rId7">
              <w:r w:rsidRPr="3CB52702">
                <w:rPr>
                  <w:rStyle w:val="Hyperlink"/>
                  <w:rFonts w:ascii="Calibri" w:hAnsi="Calibri" w:eastAsia="Calibri" w:cs="Calibri"/>
                  <w:b/>
                  <w:bCs/>
                  <w:lang w:val="en-CA"/>
                </w:rPr>
                <w:t>Dynamics 365 Remote Assist</w:t>
              </w:r>
            </w:hyperlink>
            <w:r w:rsidR="08000378">
              <w:br/>
            </w:r>
            <w:r w:rsidRPr="3CB52702">
              <w:rPr>
                <w:rFonts w:ascii="Calibri" w:hAnsi="Calibri" w:eastAsia="Calibri" w:cs="Calibri"/>
                <w:color w:val="000000" w:themeColor="text1"/>
                <w:lang w:val="en-CA"/>
              </w:rPr>
              <w:t xml:space="preserve"> </w:t>
            </w:r>
            <w:r w:rsidR="08000378">
              <w:br/>
            </w:r>
          </w:p>
        </w:tc>
        <w:tc>
          <w:tcPr>
            <w:tcW w:w="14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120" w:type="dxa"/>
              <w:left w:w="180" w:type="dxa"/>
              <w:bottom w:w="120" w:type="dxa"/>
              <w:right w:w="180" w:type="dxa"/>
            </w:tcMar>
          </w:tcPr>
          <w:p w:rsidR="08000378" w:rsidP="08000378" w:rsidRDefault="08000378" w14:paraId="1A8B7DF3" w14:textId="366DC314">
            <w:pPr>
              <w:spacing w:before="120" w:after="120"/>
              <w:rPr>
                <w:rFonts w:ascii="Calibri" w:hAnsi="Calibri" w:eastAsia="Calibri" w:cs="Calibri"/>
                <w:color w:val="1F1F1F"/>
                <w:lang w:val="es"/>
              </w:rPr>
            </w:pPr>
            <w:r w:rsidRPr="08000378">
              <w:rPr>
                <w:rFonts w:ascii="Calibri" w:hAnsi="Calibri" w:eastAsia="Calibri" w:cs="Calibri"/>
                <w:color w:val="1F1F1F"/>
                <w:lang w:val="es"/>
              </w:rPr>
              <w:t>Enterprise / Industrial</w:t>
            </w:r>
          </w:p>
        </w:tc>
        <w:tc>
          <w:tcPr>
            <w:tcW w:w="17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120" w:type="dxa"/>
              <w:left w:w="180" w:type="dxa"/>
              <w:bottom w:w="120" w:type="dxa"/>
              <w:right w:w="180" w:type="dxa"/>
            </w:tcMar>
          </w:tcPr>
          <w:p w:rsidR="08000378" w:rsidP="08000378" w:rsidRDefault="08000378" w14:paraId="0049BE00" w14:textId="7DF7DAF0">
            <w:pPr>
              <w:spacing w:before="120" w:after="120"/>
              <w:rPr>
                <w:rFonts w:ascii="Calibri" w:hAnsi="Calibri" w:eastAsia="Calibri" w:cs="Calibri"/>
                <w:color w:val="1F1F1F"/>
              </w:rPr>
            </w:pPr>
            <w:r w:rsidRPr="08000378">
              <w:rPr>
                <w:rFonts w:ascii="Calibri" w:hAnsi="Calibri" w:eastAsia="Calibri" w:cs="Calibri"/>
                <w:color w:val="1F1F1F"/>
              </w:rPr>
              <w:t xml:space="preserve">SaaS </w:t>
            </w:r>
            <w:proofErr w:type="spellStart"/>
            <w:r w:rsidRPr="08000378">
              <w:rPr>
                <w:rFonts w:ascii="Calibri" w:hAnsi="Calibri" w:eastAsia="Calibri" w:cs="Calibri"/>
                <w:color w:val="1F1F1F"/>
              </w:rPr>
              <w:t>Subscription</w:t>
            </w:r>
            <w:proofErr w:type="spellEnd"/>
          </w:p>
        </w:tc>
        <w:tc>
          <w:tcPr>
            <w:tcW w:w="19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120" w:type="dxa"/>
              <w:left w:w="180" w:type="dxa"/>
              <w:bottom w:w="120" w:type="dxa"/>
              <w:right w:w="180" w:type="dxa"/>
            </w:tcMar>
          </w:tcPr>
          <w:p w:rsidRPr="00E90033" w:rsidR="08000378" w:rsidP="08000378" w:rsidRDefault="08000378" w14:paraId="3DD37ADD" w14:textId="016A1749">
            <w:pPr>
              <w:spacing w:after="0"/>
              <w:rPr>
                <w:rFonts w:ascii="Calibri" w:hAnsi="Calibri" w:eastAsia="Calibri" w:cs="Calibri"/>
                <w:color w:val="444746"/>
                <w:vertAlign w:val="superscript"/>
                <w:lang w:val="en-CA"/>
              </w:rPr>
            </w:pPr>
            <w:r w:rsidRPr="00E90033">
              <w:rPr>
                <w:rFonts w:ascii="Calibri" w:hAnsi="Calibri" w:eastAsia="Calibri" w:cs="Calibri"/>
                <w:color w:val="1F1F1F"/>
                <w:lang w:val="en-CA"/>
              </w:rPr>
              <w:t>HoloLens integration, deep CRM integration, AR annotations.</w:t>
            </w:r>
            <w:r w:rsidRPr="00E90033" w:rsidR="074534F8">
              <w:rPr>
                <w:rFonts w:ascii="Calibri" w:hAnsi="Calibri" w:eastAsia="Calibri" w:cs="Calibri"/>
                <w:color w:val="444746"/>
                <w:vertAlign w:val="superscript"/>
                <w:lang w:val="en-CA"/>
              </w:rPr>
              <w:t>7</w:t>
            </w:r>
          </w:p>
        </w:tc>
        <w:tc>
          <w:tcPr>
            <w:tcW w:w="23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120" w:type="dxa"/>
              <w:left w:w="180" w:type="dxa"/>
              <w:bottom w:w="120" w:type="dxa"/>
              <w:right w:w="180" w:type="dxa"/>
            </w:tcMar>
          </w:tcPr>
          <w:p w:rsidR="08000378" w:rsidP="08000378" w:rsidRDefault="08000378" w14:paraId="0325EA87" w14:textId="5A359788">
            <w:pPr>
              <w:spacing w:before="120" w:after="120"/>
              <w:rPr>
                <w:rFonts w:ascii="Calibri" w:hAnsi="Calibri" w:eastAsia="Calibri" w:cs="Calibri"/>
                <w:color w:val="1F1F1F"/>
                <w:lang w:val="en-US"/>
              </w:rPr>
            </w:pPr>
            <w:r w:rsidRPr="08000378">
              <w:rPr>
                <w:rFonts w:ascii="Calibri" w:hAnsi="Calibri" w:eastAsia="Calibri" w:cs="Calibri"/>
                <w:color w:val="1F1F1F"/>
                <w:lang w:val="en-US"/>
              </w:rPr>
              <w:t xml:space="preserve">Extremely </w:t>
            </w:r>
            <w:proofErr w:type="gramStart"/>
            <w:r w:rsidRPr="08000378">
              <w:rPr>
                <w:rFonts w:ascii="Calibri" w:hAnsi="Calibri" w:eastAsia="Calibri" w:cs="Calibri"/>
                <w:color w:val="1F1F1F"/>
                <w:lang w:val="en-US"/>
              </w:rPr>
              <w:t>high cost</w:t>
            </w:r>
            <w:proofErr w:type="gramEnd"/>
            <w:r w:rsidRPr="08000378">
              <w:rPr>
                <w:rFonts w:ascii="Calibri" w:hAnsi="Calibri" w:eastAsia="Calibri" w:cs="Calibri"/>
                <w:color w:val="1F1F1F"/>
                <w:lang w:val="en-US"/>
              </w:rPr>
              <w:t xml:space="preserve"> barrier; requires specialized hardware; not designed for C2C or gig-economy use cases.</w:t>
            </w:r>
          </w:p>
        </w:tc>
      </w:tr>
      <w:tr w:rsidRPr="00E90033" w:rsidR="08000378" w:rsidTr="34F35AF2" w14:paraId="4961FF69" w14:textId="77777777">
        <w:trPr>
          <w:trHeight w:val="300"/>
        </w:trPr>
        <w:tc>
          <w:tcPr>
            <w:tcW w:w="154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120" w:type="dxa"/>
              <w:left w:w="180" w:type="dxa"/>
              <w:bottom w:w="120" w:type="dxa"/>
              <w:right w:w="180" w:type="dxa"/>
            </w:tcMar>
          </w:tcPr>
          <w:p w:rsidRPr="00E90033" w:rsidR="08000378" w:rsidP="08000378" w:rsidRDefault="08000378" w14:paraId="74657C98" w14:textId="137BCC5B">
            <w:pPr>
              <w:spacing w:before="120" w:after="120"/>
              <w:jc w:val="both"/>
              <w:rPr>
                <w:rFonts w:ascii="Calibri" w:hAnsi="Calibri" w:eastAsia="Calibri" w:cs="Calibri"/>
                <w:lang w:val="en-CA"/>
              </w:rPr>
            </w:pPr>
            <w:hyperlink r:id="rId8">
              <w:r w:rsidRPr="00E90033">
                <w:rPr>
                  <w:rStyle w:val="Hyperlink"/>
                  <w:rFonts w:ascii="Calibri" w:hAnsi="Calibri" w:eastAsia="Calibri" w:cs="Calibri"/>
                  <w:b/>
                  <w:bCs/>
                  <w:sz w:val="22"/>
                  <w:szCs w:val="22"/>
                  <w:lang w:val="en-CA"/>
                </w:rPr>
                <w:t>Help Lightning</w:t>
              </w:r>
            </w:hyperlink>
          </w:p>
        </w:tc>
        <w:tc>
          <w:tcPr>
            <w:tcW w:w="14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120" w:type="dxa"/>
              <w:left w:w="180" w:type="dxa"/>
              <w:bottom w:w="120" w:type="dxa"/>
              <w:right w:w="180" w:type="dxa"/>
            </w:tcMar>
          </w:tcPr>
          <w:p w:rsidR="08000378" w:rsidP="08000378" w:rsidRDefault="08000378" w14:paraId="3706D5BD" w14:textId="3AB55B7D">
            <w:pPr>
              <w:spacing w:before="120" w:after="120"/>
              <w:rPr>
                <w:rFonts w:ascii="Calibri" w:hAnsi="Calibri" w:eastAsia="Calibri" w:cs="Calibri"/>
                <w:color w:val="1F1F1F"/>
              </w:rPr>
            </w:pPr>
            <w:r w:rsidRPr="08000378">
              <w:rPr>
                <w:rFonts w:ascii="Calibri" w:hAnsi="Calibri" w:eastAsia="Calibri" w:cs="Calibri"/>
                <w:color w:val="1F1F1F"/>
              </w:rPr>
              <w:t>Field Service / B2B</w:t>
            </w:r>
          </w:p>
        </w:tc>
        <w:tc>
          <w:tcPr>
            <w:tcW w:w="17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120" w:type="dxa"/>
              <w:left w:w="180" w:type="dxa"/>
              <w:bottom w:w="120" w:type="dxa"/>
              <w:right w:w="180" w:type="dxa"/>
            </w:tcMar>
          </w:tcPr>
          <w:p w:rsidR="08000378" w:rsidP="08000378" w:rsidRDefault="08000378" w14:paraId="4C35A6DC" w14:textId="4BBE7C7A">
            <w:pPr>
              <w:spacing w:before="120" w:after="120"/>
              <w:jc w:val="both"/>
              <w:rPr>
                <w:rFonts w:ascii="Calibri" w:hAnsi="Calibri" w:eastAsia="Calibri" w:cs="Calibri"/>
                <w:color w:val="1F1F1F"/>
              </w:rPr>
            </w:pPr>
            <w:proofErr w:type="spellStart"/>
            <w:r w:rsidRPr="08000378">
              <w:rPr>
                <w:rFonts w:ascii="Calibri" w:hAnsi="Calibri" w:eastAsia="Calibri" w:cs="Calibri"/>
                <w:color w:val="1F1F1F"/>
              </w:rPr>
              <w:t>Licensing</w:t>
            </w:r>
            <w:proofErr w:type="spellEnd"/>
            <w:r w:rsidRPr="08000378">
              <w:rPr>
                <w:rFonts w:ascii="Calibri" w:hAnsi="Calibri" w:eastAsia="Calibri" w:cs="Calibri"/>
                <w:color w:val="1F1F1F"/>
              </w:rPr>
              <w:t xml:space="preserve"> Fees</w:t>
            </w:r>
          </w:p>
        </w:tc>
        <w:tc>
          <w:tcPr>
            <w:tcW w:w="19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120" w:type="dxa"/>
              <w:left w:w="180" w:type="dxa"/>
              <w:bottom w:w="120" w:type="dxa"/>
              <w:right w:w="180" w:type="dxa"/>
            </w:tcMar>
          </w:tcPr>
          <w:p w:rsidRPr="00E90033" w:rsidR="08000378" w:rsidP="08000378" w:rsidRDefault="08000378" w14:paraId="11606876" w14:textId="3695C6AC">
            <w:pPr>
              <w:spacing w:after="0"/>
              <w:rPr>
                <w:rFonts w:ascii="Calibri" w:hAnsi="Calibri" w:eastAsia="Calibri" w:cs="Calibri"/>
                <w:color w:val="444746"/>
                <w:vertAlign w:val="superscript"/>
                <w:lang w:val="en-CA"/>
              </w:rPr>
            </w:pPr>
            <w:r w:rsidRPr="00E90033">
              <w:rPr>
                <w:rFonts w:ascii="Calibri" w:hAnsi="Calibri" w:eastAsia="Calibri" w:cs="Calibri"/>
                <w:color w:val="1F1F1F"/>
                <w:lang w:val="en-CA"/>
              </w:rPr>
              <w:t>"Merged Reality" hand overlay, patented tools for virtual presence.</w:t>
            </w:r>
            <w:r w:rsidRPr="00E90033" w:rsidR="2C9EE940">
              <w:rPr>
                <w:rFonts w:ascii="Calibri" w:hAnsi="Calibri" w:eastAsia="Calibri" w:cs="Calibri"/>
                <w:color w:val="444746"/>
                <w:vertAlign w:val="superscript"/>
                <w:lang w:val="en-CA"/>
              </w:rPr>
              <w:t>7</w:t>
            </w:r>
          </w:p>
        </w:tc>
        <w:tc>
          <w:tcPr>
            <w:tcW w:w="23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120" w:type="dxa"/>
              <w:left w:w="180" w:type="dxa"/>
              <w:bottom w:w="120" w:type="dxa"/>
              <w:right w:w="180" w:type="dxa"/>
            </w:tcMar>
          </w:tcPr>
          <w:p w:rsidR="08000378" w:rsidP="08000378" w:rsidRDefault="08000378" w14:paraId="4FDDAE26" w14:textId="274646E9">
            <w:pPr>
              <w:spacing w:before="120" w:after="120"/>
              <w:rPr>
                <w:rFonts w:ascii="Calibri" w:hAnsi="Calibri" w:eastAsia="Calibri" w:cs="Calibri"/>
                <w:color w:val="1F1F1F"/>
                <w:lang w:val="en-US"/>
              </w:rPr>
            </w:pPr>
            <w:r w:rsidRPr="08000378">
              <w:rPr>
                <w:rFonts w:ascii="Calibri" w:hAnsi="Calibri" w:eastAsia="Calibri" w:cs="Calibri"/>
                <w:color w:val="1F1F1F"/>
                <w:lang w:val="en-US"/>
              </w:rPr>
              <w:t xml:space="preserve">Focus is on corporate fleets and field technicians, not accessible to the </w:t>
            </w:r>
            <w:proofErr w:type="gramStart"/>
            <w:r w:rsidRPr="08000378">
              <w:rPr>
                <w:rFonts w:ascii="Calibri" w:hAnsi="Calibri" w:eastAsia="Calibri" w:cs="Calibri"/>
                <w:color w:val="1F1F1F"/>
                <w:lang w:val="en-US"/>
              </w:rPr>
              <w:t>general public</w:t>
            </w:r>
            <w:proofErr w:type="gramEnd"/>
            <w:r w:rsidRPr="08000378">
              <w:rPr>
                <w:rFonts w:ascii="Calibri" w:hAnsi="Calibri" w:eastAsia="Calibri" w:cs="Calibri"/>
                <w:color w:val="1F1F1F"/>
                <w:lang w:val="en-US"/>
              </w:rPr>
              <w:t xml:space="preserve"> or independent tradespeople.</w:t>
            </w:r>
          </w:p>
        </w:tc>
      </w:tr>
      <w:tr w:rsidRPr="00E90033" w:rsidR="08000378" w:rsidTr="34F35AF2" w14:paraId="58DFBDD1" w14:textId="77777777">
        <w:trPr>
          <w:trHeight w:val="300"/>
        </w:trPr>
        <w:tc>
          <w:tcPr>
            <w:tcW w:w="154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120" w:type="dxa"/>
              <w:left w:w="180" w:type="dxa"/>
              <w:bottom w:w="120" w:type="dxa"/>
              <w:right w:w="180" w:type="dxa"/>
            </w:tcMar>
          </w:tcPr>
          <w:p w:rsidRPr="00E90033" w:rsidR="08000378" w:rsidP="08000378" w:rsidRDefault="3A06840B" w14:paraId="39FFFB61" w14:textId="3FCAF799">
            <w:pPr>
              <w:spacing w:before="120" w:after="120"/>
              <w:jc w:val="both"/>
              <w:rPr>
                <w:rFonts w:ascii="Calibri" w:hAnsi="Calibri" w:eastAsia="Calibri" w:cs="Calibri"/>
                <w:b/>
                <w:color w:val="1F1F1F"/>
                <w:lang w:val="en-CA"/>
              </w:rPr>
            </w:pPr>
            <w:hyperlink r:id="rId9">
              <w:r w:rsidRPr="3CB52702">
                <w:rPr>
                  <w:rStyle w:val="Hyperlink"/>
                  <w:rFonts w:ascii="Calibri" w:hAnsi="Calibri" w:eastAsia="Calibri" w:cs="Calibri"/>
                  <w:b/>
                  <w:bCs/>
                  <w:lang w:val="en-CA"/>
                </w:rPr>
                <w:t>TaskRabbit</w:t>
              </w:r>
            </w:hyperlink>
          </w:p>
        </w:tc>
        <w:tc>
          <w:tcPr>
            <w:tcW w:w="14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120" w:type="dxa"/>
              <w:left w:w="180" w:type="dxa"/>
              <w:bottom w:w="120" w:type="dxa"/>
              <w:right w:w="180" w:type="dxa"/>
            </w:tcMar>
          </w:tcPr>
          <w:p w:rsidR="08000378" w:rsidP="08000378" w:rsidRDefault="08000378" w14:paraId="09CD91E8" w14:textId="047F4FFC">
            <w:pPr>
              <w:spacing w:before="120" w:after="120"/>
              <w:jc w:val="both"/>
              <w:rPr>
                <w:rFonts w:ascii="Calibri" w:hAnsi="Calibri" w:eastAsia="Calibri" w:cs="Calibri"/>
                <w:color w:val="1F1F1F"/>
              </w:rPr>
            </w:pPr>
            <w:proofErr w:type="spellStart"/>
            <w:r w:rsidRPr="08000378">
              <w:rPr>
                <w:rFonts w:ascii="Calibri" w:hAnsi="Calibri" w:eastAsia="Calibri" w:cs="Calibri"/>
                <w:color w:val="1F1F1F"/>
              </w:rPr>
              <w:t>Consumer</w:t>
            </w:r>
            <w:proofErr w:type="spellEnd"/>
            <w:r w:rsidRPr="08000378">
              <w:rPr>
                <w:rFonts w:ascii="Calibri" w:hAnsi="Calibri" w:eastAsia="Calibri" w:cs="Calibri"/>
                <w:color w:val="1F1F1F"/>
              </w:rPr>
              <w:t xml:space="preserve"> (Labor)</w:t>
            </w:r>
          </w:p>
        </w:tc>
        <w:tc>
          <w:tcPr>
            <w:tcW w:w="17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120" w:type="dxa"/>
              <w:left w:w="180" w:type="dxa"/>
              <w:bottom w:w="120" w:type="dxa"/>
              <w:right w:w="180" w:type="dxa"/>
            </w:tcMar>
          </w:tcPr>
          <w:p w:rsidR="08000378" w:rsidP="08000378" w:rsidRDefault="08000378" w14:paraId="0A3E288A" w14:textId="6A67CB1A">
            <w:pPr>
              <w:spacing w:before="120" w:after="120"/>
              <w:jc w:val="both"/>
              <w:rPr>
                <w:rFonts w:ascii="Calibri" w:hAnsi="Calibri" w:eastAsia="Calibri" w:cs="Calibri"/>
                <w:color w:val="1F1F1F"/>
              </w:rPr>
            </w:pPr>
            <w:proofErr w:type="spellStart"/>
            <w:r w:rsidRPr="08000378">
              <w:rPr>
                <w:rFonts w:ascii="Calibri" w:hAnsi="Calibri" w:eastAsia="Calibri" w:cs="Calibri"/>
                <w:color w:val="1F1F1F"/>
              </w:rPr>
              <w:t>Commission</w:t>
            </w:r>
            <w:proofErr w:type="spellEnd"/>
          </w:p>
        </w:tc>
        <w:tc>
          <w:tcPr>
            <w:tcW w:w="19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120" w:type="dxa"/>
              <w:left w:w="180" w:type="dxa"/>
              <w:bottom w:w="120" w:type="dxa"/>
              <w:right w:w="180" w:type="dxa"/>
            </w:tcMar>
          </w:tcPr>
          <w:p w:rsidRPr="00E90033" w:rsidR="08000378" w:rsidP="08000378" w:rsidRDefault="08000378" w14:paraId="32A5B1D7" w14:textId="235FEBB0">
            <w:pPr>
              <w:spacing w:after="0"/>
              <w:rPr>
                <w:rFonts w:ascii="Calibri" w:hAnsi="Calibri" w:eastAsia="Calibri" w:cs="Calibri"/>
                <w:color w:val="444746"/>
                <w:vertAlign w:val="superscript"/>
                <w:lang w:val="en-CA"/>
              </w:rPr>
            </w:pPr>
            <w:bookmarkStart w:name="_Int_0lBXdH9v" w:id="8"/>
            <w:proofErr w:type="gramStart"/>
            <w:r w:rsidRPr="00E90033">
              <w:rPr>
                <w:rFonts w:ascii="Calibri" w:hAnsi="Calibri" w:eastAsia="Calibri" w:cs="Calibri"/>
                <w:color w:val="1F1F1F"/>
                <w:lang w:val="en-CA"/>
              </w:rPr>
              <w:t>Large trusted</w:t>
            </w:r>
            <w:bookmarkEnd w:id="8"/>
            <w:proofErr w:type="gramEnd"/>
            <w:r w:rsidRPr="00E90033">
              <w:rPr>
                <w:rFonts w:ascii="Calibri" w:hAnsi="Calibri" w:eastAsia="Calibri" w:cs="Calibri"/>
                <w:color w:val="1F1F1F"/>
                <w:lang w:val="en-CA"/>
              </w:rPr>
              <w:t xml:space="preserve"> network for </w:t>
            </w:r>
            <w:r w:rsidRPr="00E90033">
              <w:rPr>
                <w:rFonts w:ascii="Calibri" w:hAnsi="Calibri" w:eastAsia="Calibri" w:cs="Calibri"/>
                <w:i/>
                <w:iCs/>
                <w:color w:val="1F1F1F"/>
                <w:lang w:val="en-CA"/>
              </w:rPr>
              <w:t>doing</w:t>
            </w:r>
            <w:r w:rsidRPr="00E90033">
              <w:rPr>
                <w:rFonts w:ascii="Calibri" w:hAnsi="Calibri" w:eastAsia="Calibri" w:cs="Calibri"/>
                <w:color w:val="1F1F1F"/>
                <w:lang w:val="en-CA"/>
              </w:rPr>
              <w:t xml:space="preserve"> tasks (assembly, moving).</w:t>
            </w:r>
            <w:r w:rsidRPr="00E90033">
              <w:rPr>
                <w:rFonts w:ascii="Calibri" w:hAnsi="Calibri" w:eastAsia="Calibri" w:cs="Calibri"/>
                <w:color w:val="444746"/>
                <w:vertAlign w:val="superscript"/>
                <w:lang w:val="en-CA"/>
              </w:rPr>
              <w:t>16</w:t>
            </w:r>
          </w:p>
        </w:tc>
        <w:tc>
          <w:tcPr>
            <w:tcW w:w="23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120" w:type="dxa"/>
              <w:left w:w="180" w:type="dxa"/>
              <w:bottom w:w="120" w:type="dxa"/>
              <w:right w:w="180" w:type="dxa"/>
            </w:tcMar>
          </w:tcPr>
          <w:p w:rsidRPr="00E90033" w:rsidR="08000378" w:rsidP="08000378" w:rsidRDefault="08000378" w14:paraId="219DABDD" w14:textId="2175B738">
            <w:pPr>
              <w:spacing w:before="120" w:after="120"/>
              <w:rPr>
                <w:rFonts w:ascii="Calibri" w:hAnsi="Calibri" w:eastAsia="Calibri" w:cs="Calibri"/>
                <w:color w:val="1F1F1F"/>
                <w:lang w:val="en-CA"/>
              </w:rPr>
            </w:pPr>
            <w:r w:rsidRPr="00E90033">
              <w:rPr>
                <w:rFonts w:ascii="Calibri" w:hAnsi="Calibri" w:eastAsia="Calibri" w:cs="Calibri"/>
                <w:color w:val="1F1F1F"/>
                <w:lang w:val="en-CA"/>
              </w:rPr>
              <w:t>Focus is on physical presence; no infrastructure for remote video guidance or "teaching."</w:t>
            </w:r>
          </w:p>
        </w:tc>
      </w:tr>
      <w:tr w:rsidRPr="00E90033" w:rsidR="08000378" w:rsidTr="34F35AF2" w14:paraId="4C0837D0" w14:textId="77777777">
        <w:trPr>
          <w:trHeight w:val="300"/>
        </w:trPr>
        <w:tc>
          <w:tcPr>
            <w:tcW w:w="154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120" w:type="dxa"/>
              <w:left w:w="180" w:type="dxa"/>
              <w:bottom w:w="120" w:type="dxa"/>
              <w:right w:w="180" w:type="dxa"/>
            </w:tcMar>
          </w:tcPr>
          <w:p w:rsidR="08000378" w:rsidP="08000378" w:rsidRDefault="3A06840B" w14:paraId="39B4C399" w14:textId="27ED452A">
            <w:pPr>
              <w:spacing w:before="120" w:after="120"/>
              <w:jc w:val="both"/>
              <w:rPr>
                <w:rFonts w:ascii="Calibri" w:hAnsi="Calibri" w:eastAsia="Calibri" w:cs="Calibri"/>
                <w:b/>
                <w:bCs/>
                <w:color w:val="1F1F1F"/>
                <w:lang w:val="es"/>
              </w:rPr>
            </w:pPr>
            <w:hyperlink r:id="rId10">
              <w:r w:rsidRPr="4725685C">
                <w:rPr>
                  <w:rStyle w:val="Hyperlink"/>
                  <w:rFonts w:ascii="Calibri" w:hAnsi="Calibri" w:eastAsia="Calibri" w:cs="Calibri"/>
                  <w:b/>
                  <w:bCs/>
                  <w:lang w:val="es"/>
                </w:rPr>
                <w:t>YouTube</w:t>
              </w:r>
            </w:hyperlink>
          </w:p>
        </w:tc>
        <w:tc>
          <w:tcPr>
            <w:tcW w:w="14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120" w:type="dxa"/>
              <w:left w:w="180" w:type="dxa"/>
              <w:bottom w:w="120" w:type="dxa"/>
              <w:right w:w="180" w:type="dxa"/>
            </w:tcMar>
          </w:tcPr>
          <w:p w:rsidR="08000378" w:rsidP="08000378" w:rsidRDefault="08000378" w14:paraId="6E5ADD65" w14:textId="356644D6">
            <w:pPr>
              <w:spacing w:before="120" w:after="120"/>
              <w:jc w:val="both"/>
              <w:rPr>
                <w:rFonts w:ascii="Calibri" w:hAnsi="Calibri" w:eastAsia="Calibri" w:cs="Calibri"/>
                <w:color w:val="1F1F1F"/>
              </w:rPr>
            </w:pPr>
            <w:proofErr w:type="spellStart"/>
            <w:r w:rsidRPr="08000378">
              <w:rPr>
                <w:rFonts w:ascii="Calibri" w:hAnsi="Calibri" w:eastAsia="Calibri" w:cs="Calibri"/>
                <w:color w:val="1F1F1F"/>
              </w:rPr>
              <w:t>Consumer</w:t>
            </w:r>
            <w:proofErr w:type="spellEnd"/>
            <w:r w:rsidRPr="08000378">
              <w:rPr>
                <w:rFonts w:ascii="Calibri" w:hAnsi="Calibri" w:eastAsia="Calibri" w:cs="Calibri"/>
                <w:color w:val="1F1F1F"/>
              </w:rPr>
              <w:t xml:space="preserve"> (DIY)</w:t>
            </w:r>
          </w:p>
        </w:tc>
        <w:tc>
          <w:tcPr>
            <w:tcW w:w="17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120" w:type="dxa"/>
              <w:left w:w="180" w:type="dxa"/>
              <w:bottom w:w="120" w:type="dxa"/>
              <w:right w:w="180" w:type="dxa"/>
            </w:tcMar>
          </w:tcPr>
          <w:p w:rsidR="08000378" w:rsidP="08000378" w:rsidRDefault="08000378" w14:paraId="2891C492" w14:textId="2A055AFF">
            <w:pPr>
              <w:spacing w:before="120" w:after="120"/>
              <w:jc w:val="both"/>
              <w:rPr>
                <w:rFonts w:ascii="Calibri" w:hAnsi="Calibri" w:eastAsia="Calibri" w:cs="Calibri"/>
                <w:color w:val="1F1F1F"/>
              </w:rPr>
            </w:pPr>
            <w:r w:rsidRPr="08000378">
              <w:rPr>
                <w:rFonts w:ascii="Calibri" w:hAnsi="Calibri" w:eastAsia="Calibri" w:cs="Calibri"/>
                <w:color w:val="1F1F1F"/>
                <w:sz w:val="22"/>
                <w:szCs w:val="22"/>
              </w:rPr>
              <w:t>Ad-</w:t>
            </w:r>
            <w:proofErr w:type="spellStart"/>
            <w:r w:rsidRPr="08000378">
              <w:rPr>
                <w:rFonts w:ascii="Calibri" w:hAnsi="Calibri" w:eastAsia="Calibri" w:cs="Calibri"/>
                <w:color w:val="1F1F1F"/>
                <w:sz w:val="22"/>
                <w:szCs w:val="22"/>
              </w:rPr>
              <w:t>supported</w:t>
            </w:r>
            <w:proofErr w:type="spellEnd"/>
            <w:r w:rsidRPr="08000378">
              <w:rPr>
                <w:rFonts w:ascii="Calibri" w:hAnsi="Calibri" w:eastAsia="Calibri" w:cs="Calibri"/>
                <w:color w:val="1F1F1F"/>
                <w:sz w:val="22"/>
                <w:szCs w:val="22"/>
              </w:rPr>
              <w:t xml:space="preserve"> (Free)</w:t>
            </w:r>
          </w:p>
        </w:tc>
        <w:tc>
          <w:tcPr>
            <w:tcW w:w="19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120" w:type="dxa"/>
              <w:left w:w="180" w:type="dxa"/>
              <w:bottom w:w="120" w:type="dxa"/>
              <w:right w:w="180" w:type="dxa"/>
            </w:tcMar>
          </w:tcPr>
          <w:p w:rsidRPr="00E90033" w:rsidR="08000378" w:rsidP="08000378" w:rsidRDefault="08000378" w14:paraId="62B3D1B2" w14:textId="4AF4F08B">
            <w:pPr>
              <w:spacing w:after="0"/>
              <w:rPr>
                <w:rFonts w:ascii="Calibri" w:hAnsi="Calibri" w:eastAsia="Calibri" w:cs="Calibri"/>
                <w:color w:val="444746"/>
                <w:vertAlign w:val="superscript"/>
                <w:lang w:val="en-CA"/>
              </w:rPr>
            </w:pPr>
            <w:r w:rsidRPr="00E90033">
              <w:rPr>
                <w:rFonts w:ascii="Calibri" w:hAnsi="Calibri" w:eastAsia="Calibri" w:cs="Calibri"/>
                <w:color w:val="1F1F1F"/>
                <w:lang w:val="en-CA"/>
              </w:rPr>
              <w:t>Infinite content library; zero monetary cost to consumer.</w:t>
            </w:r>
            <w:r w:rsidRPr="00E90033">
              <w:rPr>
                <w:rFonts w:ascii="Calibri" w:hAnsi="Calibri" w:eastAsia="Calibri" w:cs="Calibri"/>
                <w:color w:val="444746"/>
                <w:vertAlign w:val="superscript"/>
                <w:lang w:val="en-CA"/>
              </w:rPr>
              <w:t>10</w:t>
            </w:r>
          </w:p>
        </w:tc>
        <w:tc>
          <w:tcPr>
            <w:tcW w:w="23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8FAFD"/>
            <w:tcMar>
              <w:top w:w="120" w:type="dxa"/>
              <w:left w:w="180" w:type="dxa"/>
              <w:bottom w:w="120" w:type="dxa"/>
              <w:right w:w="180" w:type="dxa"/>
            </w:tcMar>
          </w:tcPr>
          <w:p w:rsidRPr="00E90033" w:rsidR="08000378" w:rsidP="08000378" w:rsidRDefault="08000378" w14:paraId="027EA54F" w14:textId="2F4DDEA7">
            <w:pPr>
              <w:spacing w:before="120" w:after="120"/>
              <w:rPr>
                <w:rFonts w:ascii="Calibri" w:hAnsi="Calibri" w:eastAsia="Calibri" w:cs="Calibri"/>
                <w:color w:val="1F1F1F"/>
                <w:lang w:val="en-CA"/>
              </w:rPr>
            </w:pPr>
            <w:r w:rsidRPr="00E90033">
              <w:rPr>
                <w:rFonts w:ascii="Calibri" w:hAnsi="Calibri" w:eastAsia="Calibri" w:cs="Calibri"/>
                <w:color w:val="1F1F1F"/>
                <w:lang w:val="en-CA"/>
              </w:rPr>
              <w:t xml:space="preserve">Passive consumption; zero interactivity; high search friction to find the </w:t>
            </w:r>
            <w:r w:rsidRPr="00E90033">
              <w:rPr>
                <w:rFonts w:ascii="Calibri" w:hAnsi="Calibri" w:eastAsia="Calibri" w:cs="Calibri"/>
                <w:i/>
                <w:iCs/>
                <w:color w:val="1F1F1F"/>
                <w:lang w:val="en-CA"/>
              </w:rPr>
              <w:t>exact</w:t>
            </w:r>
            <w:r w:rsidRPr="00E90033">
              <w:rPr>
                <w:rFonts w:ascii="Calibri" w:hAnsi="Calibri" w:eastAsia="Calibri" w:cs="Calibri"/>
                <w:color w:val="1F1F1F"/>
                <w:lang w:val="en-CA"/>
              </w:rPr>
              <w:t xml:space="preserve"> problem.</w:t>
            </w:r>
          </w:p>
        </w:tc>
      </w:tr>
    </w:tbl>
    <w:p w:rsidR="754D1E28" w:rsidP="08000378" w:rsidRDefault="0D7BB638" w14:paraId="630795AA" w14:textId="51305ED7">
      <w:pPr>
        <w:spacing w:after="240"/>
        <w:jc w:val="both"/>
        <w:rPr>
          <w:rFonts w:ascii="Calibri" w:hAnsi="Calibri" w:eastAsia="Calibri" w:cs="Calibri"/>
          <w:b/>
          <w:bCs/>
          <w:color w:val="008080"/>
          <w:sz w:val="22"/>
          <w:szCs w:val="22"/>
          <w:u w:val="single"/>
          <w:lang w:val="en-US"/>
        </w:rPr>
      </w:pPr>
      <w:r w:rsidRPr="08000378">
        <w:rPr>
          <w:rFonts w:ascii="Calibri" w:hAnsi="Calibri" w:eastAsia="Calibri" w:cs="Calibri"/>
          <w:b/>
          <w:bCs/>
          <w:color w:val="008080"/>
          <w:sz w:val="22"/>
          <w:szCs w:val="22"/>
          <w:u w:val="single"/>
          <w:lang w:val="en-US"/>
        </w:rPr>
        <w:t xml:space="preserve"> </w:t>
      </w:r>
    </w:p>
    <w:p w:rsidR="754D1E28" w:rsidP="08000378" w:rsidRDefault="77336931" w14:paraId="0B2AB4D5" w14:textId="59BDAD4C">
      <w:pPr>
        <w:spacing w:after="240"/>
        <w:jc w:val="both"/>
        <w:rPr>
          <w:rFonts w:ascii="Calibri" w:hAnsi="Calibri" w:eastAsia="Calibri" w:cs="Calibri"/>
          <w:color w:val="1F1F1F"/>
          <w:lang w:val="en-US"/>
        </w:rPr>
      </w:pPr>
      <w:r w:rsidRPr="08000378">
        <w:rPr>
          <w:rFonts w:ascii="Calibri" w:hAnsi="Calibri" w:eastAsia="Calibri" w:cs="Calibri"/>
          <w:b/>
          <w:bCs/>
          <w:color w:val="1F1F1F"/>
          <w:lang w:val="en-US"/>
        </w:rPr>
        <w:t>Strategic Differentiator:</w:t>
      </w:r>
      <w:r w:rsidRPr="08000378">
        <w:rPr>
          <w:rFonts w:ascii="Calibri" w:hAnsi="Calibri" w:eastAsia="Calibri" w:cs="Calibri"/>
          <w:color w:val="1F1F1F"/>
          <w:lang w:val="en-US"/>
        </w:rPr>
        <w:t xml:space="preserve"> "I Can Fix It" uniquely positions itself as the "TaskRabbit for Remote Advice." Unlike Dynamics 365 or Help Lightning, it democratizes the technology, making it accessible via standard web browsers. Unlike TaskRabbit, it removes the physical constraint of </w:t>
      </w:r>
      <w:r w:rsidRPr="08000378" w:rsidR="4E4B5447">
        <w:rPr>
          <w:rFonts w:ascii="Calibri" w:hAnsi="Calibri" w:eastAsia="Calibri" w:cs="Calibri"/>
          <w:color w:val="1F1F1F"/>
          <w:lang w:val="en-US"/>
        </w:rPr>
        <w:t>location,</w:t>
      </w:r>
      <w:r w:rsidRPr="08000378">
        <w:rPr>
          <w:rFonts w:ascii="Calibri" w:hAnsi="Calibri" w:eastAsia="Calibri" w:cs="Calibri"/>
          <w:color w:val="1F1F1F"/>
          <w:lang w:val="en-US"/>
        </w:rPr>
        <w:t xml:space="preserve"> it aims to build trust through a transparent profile system where users select helpers based on specific ratings and expertise, rather than being blindly routed to a call center queue.</w:t>
      </w:r>
    </w:p>
    <w:p w:rsidR="754D1E28" w:rsidP="46863404" w:rsidRDefault="0D7BB638" w14:paraId="56430AA3" w14:textId="245170B1">
      <w:pPr>
        <w:pStyle w:val="Heading3"/>
        <w:spacing w:before="0" w:after="240"/>
        <w:jc w:val="both"/>
        <w:rPr>
          <w:rFonts w:ascii="Calibri" w:hAnsi="Calibri" w:eastAsia="Calibri" w:cs="Calibri"/>
          <w:b/>
          <w:bCs/>
          <w:color w:val="1F1F1F"/>
          <w:lang w:val="en-US"/>
        </w:rPr>
      </w:pPr>
      <w:bookmarkStart w:name="_Toc220106743" w:id="9"/>
      <w:r w:rsidRPr="08000378">
        <w:rPr>
          <w:rFonts w:ascii="Calibri" w:hAnsi="Calibri" w:eastAsia="Calibri" w:cs="Calibri"/>
          <w:b/>
          <w:bCs/>
          <w:color w:val="1F1F1F"/>
          <w:lang w:val="en-US"/>
        </w:rPr>
        <w:t>2.</w:t>
      </w:r>
      <w:r w:rsidRPr="312958FD" w:rsidR="043775BA">
        <w:rPr>
          <w:rFonts w:ascii="Calibri" w:hAnsi="Calibri" w:eastAsia="Calibri" w:cs="Calibri"/>
          <w:b/>
          <w:bCs/>
          <w:color w:val="1F1F1F"/>
          <w:lang w:val="en-US"/>
        </w:rPr>
        <w:t>3</w:t>
      </w:r>
      <w:r w:rsidRPr="08000378">
        <w:rPr>
          <w:rFonts w:ascii="Calibri" w:hAnsi="Calibri" w:eastAsia="Calibri" w:cs="Calibri"/>
          <w:b/>
          <w:bCs/>
          <w:color w:val="1F1F1F"/>
          <w:lang w:val="en-US"/>
        </w:rPr>
        <w:t xml:space="preserve"> Economic Impact and "Gig Economy" Integration</w:t>
      </w:r>
      <w:bookmarkEnd w:id="9"/>
    </w:p>
    <w:p w:rsidR="754D1E28" w:rsidP="08000378" w:rsidRDefault="0D7BB638" w14:paraId="2D058121" w14:textId="07613D4C">
      <w:pPr>
        <w:spacing w:after="120"/>
        <w:jc w:val="both"/>
        <w:rPr>
          <w:rFonts w:ascii="Calibri" w:hAnsi="Calibri" w:eastAsia="Calibri" w:cs="Calibri"/>
          <w:color w:val="1F1F1F"/>
          <w:lang w:val="en-US"/>
        </w:rPr>
      </w:pPr>
      <w:r w:rsidRPr="08000378">
        <w:rPr>
          <w:rFonts w:ascii="Calibri" w:hAnsi="Calibri" w:eastAsia="Calibri" w:cs="Calibri"/>
          <w:color w:val="1F1F1F"/>
          <w:lang w:val="en-US"/>
        </w:rPr>
        <w:t>The project aligns with the broader macroeconomic trends of the "gig economy." By enabling skilled professionals to monetize their downtime, the platform creates a new supply of labor that was previously illiquid.</w:t>
      </w:r>
    </w:p>
    <w:p w:rsidRPr="00E90033" w:rsidR="754D1E28" w:rsidP="072A4F7B" w:rsidRDefault="0D7BB638" w14:paraId="5C92D8E3" w14:textId="386EEC2B">
      <w:pPr>
        <w:spacing w:before="220" w:after="220"/>
        <w:jc w:val="both"/>
        <w:rPr>
          <w:rFonts w:ascii="Calibri" w:hAnsi="Calibri" w:eastAsia="Calibri" w:cs="Calibri"/>
          <w:color w:val="444746"/>
          <w:vertAlign w:val="superscript"/>
          <w:lang w:val="en-CA"/>
        </w:rPr>
      </w:pPr>
      <w:r w:rsidRPr="43BC4762">
        <w:rPr>
          <w:rFonts w:ascii="Calibri" w:hAnsi="Calibri" w:eastAsia="Calibri" w:cs="Calibri"/>
          <w:b/>
          <w:color w:val="1F1F1F"/>
          <w:lang w:val="en-US"/>
        </w:rPr>
        <w:t>Supply Side</w:t>
      </w:r>
      <w:r w:rsidRPr="08000378">
        <w:rPr>
          <w:rFonts w:ascii="Calibri" w:hAnsi="Calibri" w:eastAsia="Calibri" w:cs="Calibri"/>
          <w:color w:val="1F1F1F"/>
          <w:lang w:val="en-US"/>
        </w:rPr>
        <w:t>: For the "Helper" persona, the platform offers a way to earn income without the physical toll of manual labor. This is particularly attractive for skilled professionals who have immense knowledge but may struggle with the physical demands of full-time contracting. The remote nature of the work allows for micro-tasking—taking a 15-minute call between other activities—which maximizes their earning potential</w:t>
      </w:r>
      <w:r w:rsidRPr="08000378" w:rsidR="0CD367B9">
        <w:rPr>
          <w:rFonts w:ascii="Calibri" w:hAnsi="Calibri" w:eastAsia="Calibri" w:cs="Calibri"/>
          <w:color w:val="1F1F1F"/>
          <w:lang w:val="en-US"/>
        </w:rPr>
        <w:t>.</w:t>
      </w:r>
      <w:r w:rsidRPr="00E90033" w:rsidR="359C1BC1">
        <w:rPr>
          <w:rFonts w:ascii="Calibri" w:hAnsi="Calibri" w:eastAsia="Calibri" w:cs="Calibri"/>
          <w:color w:val="444746"/>
          <w:vertAlign w:val="superscript"/>
          <w:lang w:val="en-CA"/>
        </w:rPr>
        <w:t xml:space="preserve"> 17</w:t>
      </w:r>
    </w:p>
    <w:p w:rsidR="754D1E28" w:rsidP="072A4F7B" w:rsidRDefault="0D7BB638" w14:paraId="20F84FB9" w14:textId="27C23520">
      <w:pPr>
        <w:spacing w:before="220" w:after="220"/>
        <w:jc w:val="both"/>
        <w:rPr>
          <w:rFonts w:ascii="Calibri" w:hAnsi="Calibri" w:eastAsia="Calibri" w:cs="Calibri"/>
          <w:color w:val="1F1F1F"/>
          <w:lang w:val="en-US"/>
        </w:rPr>
      </w:pPr>
      <w:r w:rsidRPr="43BC4762">
        <w:rPr>
          <w:rFonts w:ascii="Calibri" w:hAnsi="Calibri" w:eastAsia="Calibri" w:cs="Calibri"/>
          <w:b/>
          <w:color w:val="1F1F1F"/>
          <w:lang w:val="en-US"/>
        </w:rPr>
        <w:t>Demand Side</w:t>
      </w:r>
      <w:r w:rsidRPr="08000378">
        <w:rPr>
          <w:rFonts w:ascii="Calibri" w:hAnsi="Calibri" w:eastAsia="Calibri" w:cs="Calibri"/>
          <w:color w:val="1F1F1F"/>
          <w:lang w:val="en-US"/>
        </w:rPr>
        <w:t>: For the "User" persona, the economic value proposition is cost avoidance. A $20 video consultation that saves a $150 service call, or the cost of a new appliance represents an immediate and tangible ROI.</w:t>
      </w:r>
    </w:p>
    <w:p w:rsidR="754D1E28" w:rsidP="072A4F7B" w:rsidRDefault="0D7BB638" w14:paraId="5FCBB4F7" w14:textId="3DC84808">
      <w:pPr>
        <w:spacing w:before="220" w:after="220"/>
        <w:jc w:val="both"/>
        <w:rPr>
          <w:rFonts w:ascii="Calibri" w:hAnsi="Calibri" w:eastAsia="Calibri" w:cs="Calibri"/>
          <w:color w:val="1F1F1F"/>
          <w:lang w:val="en-US"/>
        </w:rPr>
      </w:pPr>
      <w:r w:rsidRPr="43BC4762">
        <w:rPr>
          <w:rFonts w:ascii="Calibri" w:hAnsi="Calibri" w:eastAsia="Calibri" w:cs="Calibri"/>
          <w:b/>
          <w:color w:val="1F1F1F"/>
          <w:lang w:val="en-US"/>
        </w:rPr>
        <w:t>Environmental Impact</w:t>
      </w:r>
      <w:r w:rsidRPr="08000378">
        <w:rPr>
          <w:rFonts w:ascii="Calibri" w:hAnsi="Calibri" w:eastAsia="Calibri" w:cs="Calibri"/>
          <w:color w:val="1F1F1F"/>
          <w:lang w:val="en-US"/>
        </w:rPr>
        <w:t>: By extending the lifecycle of home appliances and electronics through repair rather than replacement, the platform contributes to sustainability goals, reducing landfill waste and the carbon emissions associated with manufacturing new goods.</w:t>
      </w:r>
    </w:p>
    <w:p w:rsidR="754D1E28" w:rsidP="3CCF32DC" w:rsidRDefault="754D1E28" w14:paraId="3413B7CF" w14:textId="2532D0CD">
      <w:pPr>
        <w:pStyle w:val="Heading2"/>
        <w:keepNext w:val="0"/>
        <w:keepLines w:val="0"/>
        <w:jc w:val="both"/>
        <w:rPr>
          <w:rFonts w:ascii="Calibri" w:hAnsi="Calibri" w:eastAsia="Calibri" w:cs="Calibri"/>
          <w:b/>
          <w:bCs/>
          <w:color w:val="auto"/>
          <w:lang w:val="en-US"/>
        </w:rPr>
      </w:pPr>
    </w:p>
    <w:p w:rsidR="754D1E28" w:rsidP="3CCF32DC" w:rsidRDefault="2D4853D1" w14:paraId="738E0CC5" w14:textId="72A63488">
      <w:r>
        <w:br w:type="page"/>
      </w:r>
    </w:p>
    <w:p w:rsidR="754D1E28" w:rsidP="08000378" w:rsidRDefault="2D4853D1" w14:paraId="65D9AEC3" w14:textId="2CA02205">
      <w:pPr>
        <w:pStyle w:val="Heading2"/>
        <w:keepNext w:val="0"/>
        <w:keepLines w:val="0"/>
        <w:jc w:val="both"/>
        <w:rPr>
          <w:rFonts w:ascii="Calibri" w:hAnsi="Calibri" w:eastAsia="Calibri" w:cs="Calibri"/>
          <w:b/>
          <w:bCs/>
          <w:color w:val="auto"/>
          <w:vertAlign w:val="superscript"/>
          <w:lang w:val="en-US"/>
        </w:rPr>
      </w:pPr>
      <w:bookmarkStart w:name="_Toc220106744" w:id="10"/>
      <w:r w:rsidRPr="08000378">
        <w:rPr>
          <w:rFonts w:ascii="Calibri" w:hAnsi="Calibri" w:eastAsia="Calibri" w:cs="Calibri"/>
          <w:b/>
          <w:bCs/>
          <w:color w:val="auto"/>
          <w:lang w:val="en-US"/>
        </w:rPr>
        <w:t>3. Revenue Model and Financial Sustainability</w:t>
      </w:r>
      <w:bookmarkEnd w:id="10"/>
    </w:p>
    <w:p w:rsidR="754D1E28" w:rsidP="08000378" w:rsidRDefault="2D4853D1" w14:paraId="27267061" w14:textId="776FDCAD">
      <w:pPr>
        <w:spacing w:after="240" w:line="240" w:lineRule="auto"/>
        <w:jc w:val="both"/>
        <w:rPr>
          <w:rFonts w:ascii="Calibri" w:hAnsi="Calibri" w:eastAsia="Calibri" w:cs="Calibri"/>
          <w:color w:val="1F1F1F"/>
          <w:lang w:val="en-US"/>
        </w:rPr>
      </w:pPr>
      <w:r w:rsidRPr="08000378">
        <w:rPr>
          <w:rFonts w:ascii="Calibri" w:hAnsi="Calibri" w:eastAsia="Calibri" w:cs="Calibri"/>
          <w:color w:val="1F1F1F"/>
          <w:lang w:val="en-US"/>
        </w:rPr>
        <w:t xml:space="preserve">A robust revenue model is essential for the long-term viability of the platform. Based on the analysis of successful peer-to-peer marketplaces like Airbnb, Uber, and Upwork </w:t>
      </w:r>
      <w:r w:rsidRPr="08000378">
        <w:rPr>
          <w:rFonts w:ascii="Calibri" w:hAnsi="Calibri" w:eastAsia="Calibri" w:cs="Calibri"/>
          <w:color w:val="444746"/>
          <w:vertAlign w:val="superscript"/>
          <w:lang w:val="en-US"/>
        </w:rPr>
        <w:t>6</w:t>
      </w:r>
      <w:r w:rsidRPr="08000378">
        <w:rPr>
          <w:rFonts w:ascii="Calibri" w:hAnsi="Calibri" w:eastAsia="Calibri" w:cs="Calibri"/>
          <w:color w:val="1F1F1F"/>
          <w:lang w:val="en-US"/>
        </w:rPr>
        <w:t xml:space="preserve">, "I Can Fix </w:t>
      </w:r>
      <w:r w:rsidRPr="08000378" w:rsidR="237340D0">
        <w:rPr>
          <w:rFonts w:ascii="Calibri" w:hAnsi="Calibri" w:eastAsia="Calibri" w:cs="Calibri"/>
          <w:color w:val="1F1F1F"/>
          <w:lang w:val="en-US"/>
        </w:rPr>
        <w:t>It</w:t>
      </w:r>
      <w:r w:rsidRPr="08000378">
        <w:rPr>
          <w:rFonts w:ascii="Calibri" w:hAnsi="Calibri" w:eastAsia="Calibri" w:cs="Calibri"/>
          <w:color w:val="1F1F1F"/>
          <w:lang w:val="en-US"/>
        </w:rPr>
        <w:t>" will adopt a hybrid revenue strategy that combines transactional commissions with value-added services.</w:t>
      </w:r>
    </w:p>
    <w:p w:rsidR="754D1E28" w:rsidP="08000378" w:rsidRDefault="2D4853D1" w14:paraId="0557EF06" w14:textId="4418724A">
      <w:pPr>
        <w:pStyle w:val="Heading3"/>
        <w:keepNext w:val="0"/>
        <w:keepLines w:val="0"/>
        <w:spacing w:before="0" w:after="120" w:line="240" w:lineRule="auto"/>
        <w:jc w:val="both"/>
        <w:rPr>
          <w:rFonts w:ascii="Calibri" w:hAnsi="Calibri" w:eastAsia="Calibri" w:cs="Calibri"/>
          <w:b/>
          <w:bCs/>
          <w:color w:val="1F1F1F"/>
          <w:lang w:val="en-US"/>
        </w:rPr>
      </w:pPr>
      <w:bookmarkStart w:name="_Toc220106745" w:id="11"/>
      <w:r w:rsidRPr="08000378">
        <w:rPr>
          <w:rFonts w:ascii="Calibri" w:hAnsi="Calibri" w:eastAsia="Calibri" w:cs="Calibri"/>
          <w:b/>
          <w:bCs/>
          <w:color w:val="1F1F1F"/>
          <w:lang w:val="en-US"/>
        </w:rPr>
        <w:t>3.1 Primary Revenue Stream: Transactional Commission</w:t>
      </w:r>
      <w:bookmarkEnd w:id="11"/>
    </w:p>
    <w:p w:rsidR="754D1E28" w:rsidP="08000378" w:rsidRDefault="2D4853D1" w14:paraId="7D7A9287" w14:textId="7E6D45FA">
      <w:pPr>
        <w:spacing w:after="120" w:line="240" w:lineRule="auto"/>
        <w:jc w:val="both"/>
        <w:rPr>
          <w:rFonts w:ascii="Calibri" w:hAnsi="Calibri" w:eastAsia="Calibri" w:cs="Calibri"/>
          <w:color w:val="1F1F1F"/>
          <w:lang w:val="en-US"/>
        </w:rPr>
      </w:pPr>
      <w:r w:rsidRPr="08000378">
        <w:rPr>
          <w:rFonts w:ascii="Calibri" w:hAnsi="Calibri" w:eastAsia="Calibri" w:cs="Calibri"/>
          <w:color w:val="1F1F1F"/>
          <w:lang w:val="en-US"/>
        </w:rPr>
        <w:t>The core of the business model is a commission fee charged on every completed video consultation. This is the industry standard for C2C marketplaces as it aligns the platform's incentives with the users' success—revenue is only generated when value is exchanged.</w:t>
      </w:r>
    </w:p>
    <w:p w:rsidR="754D1E28" w:rsidP="0065331D" w:rsidRDefault="2D4853D1" w14:paraId="6E364623" w14:textId="096007E6">
      <w:pPr>
        <w:pStyle w:val="ListParagraph"/>
        <w:numPr>
          <w:ilvl w:val="0"/>
          <w:numId w:val="17"/>
        </w:numPr>
        <w:spacing w:before="220" w:after="220" w:line="240" w:lineRule="auto"/>
        <w:contextualSpacing w:val="0"/>
        <w:jc w:val="both"/>
        <w:rPr>
          <w:rFonts w:ascii="Calibri" w:hAnsi="Calibri" w:eastAsia="Calibri" w:cs="Calibri"/>
          <w:color w:val="1F1F1F"/>
          <w:lang w:val="en-US"/>
        </w:rPr>
      </w:pPr>
      <w:r w:rsidRPr="08000378">
        <w:rPr>
          <w:rFonts w:ascii="Calibri" w:hAnsi="Calibri" w:eastAsia="Calibri" w:cs="Calibri"/>
          <w:b/>
          <w:bCs/>
          <w:color w:val="1F1F1F"/>
          <w:lang w:val="en-US"/>
        </w:rPr>
        <w:t>Mechanism:</w:t>
      </w:r>
      <w:r w:rsidRPr="08000378">
        <w:rPr>
          <w:rFonts w:ascii="Calibri" w:hAnsi="Calibri" w:eastAsia="Calibri" w:cs="Calibri"/>
          <w:color w:val="1F1F1F"/>
          <w:lang w:val="en-US"/>
        </w:rPr>
        <w:t xml:space="preserve"> The platform will deduct a percentage (e.g., 1</w:t>
      </w:r>
      <w:r w:rsidRPr="08000378" w:rsidR="01C6E381">
        <w:rPr>
          <w:rFonts w:ascii="Calibri" w:hAnsi="Calibri" w:eastAsia="Calibri" w:cs="Calibri"/>
          <w:color w:val="1F1F1F"/>
          <w:lang w:val="en-US"/>
        </w:rPr>
        <w:t>0</w:t>
      </w:r>
      <w:r w:rsidRPr="08000378">
        <w:rPr>
          <w:rFonts w:ascii="Calibri" w:hAnsi="Calibri" w:eastAsia="Calibri" w:cs="Calibri"/>
          <w:color w:val="1F1F1F"/>
          <w:lang w:val="en-US"/>
        </w:rPr>
        <w:t>-20%) from the total fee charged by the</w:t>
      </w:r>
      <w:r w:rsidRPr="00EF565C">
        <w:rPr>
          <w:rFonts w:ascii="Calibri" w:hAnsi="Calibri" w:eastAsia="Calibri" w:cs="Calibri"/>
          <w:b/>
          <w:bCs/>
          <w:color w:val="1F1F1F"/>
          <w:lang w:val="en-US"/>
        </w:rPr>
        <w:t xml:space="preserve"> Helper</w:t>
      </w:r>
      <w:r w:rsidRPr="08000378">
        <w:rPr>
          <w:rFonts w:ascii="Calibri" w:hAnsi="Calibri" w:eastAsia="Calibri" w:cs="Calibri"/>
          <w:color w:val="1F1F1F"/>
          <w:lang w:val="en-US"/>
        </w:rPr>
        <w:t>. Alternatively, a "Service Fee" can be added to the User's bill.</w:t>
      </w:r>
    </w:p>
    <w:p w:rsidR="754D1E28" w:rsidP="0065331D" w:rsidRDefault="2D4853D1" w14:paraId="36BAB924" w14:textId="5C6665B2">
      <w:pPr>
        <w:pStyle w:val="ListParagraph"/>
        <w:numPr>
          <w:ilvl w:val="0"/>
          <w:numId w:val="17"/>
        </w:numPr>
        <w:spacing w:before="220" w:after="220" w:line="240" w:lineRule="auto"/>
        <w:jc w:val="both"/>
        <w:rPr>
          <w:rFonts w:ascii="Calibri" w:hAnsi="Calibri" w:eastAsia="Calibri" w:cs="Calibri"/>
          <w:b/>
          <w:color w:val="1F1F1F"/>
          <w:lang w:val="en-US"/>
        </w:rPr>
      </w:pPr>
      <w:r w:rsidRPr="00EF565C">
        <w:rPr>
          <w:rFonts w:ascii="Calibri" w:hAnsi="Calibri" w:eastAsia="Calibri" w:cs="Calibri"/>
          <w:b/>
          <w:bCs/>
          <w:lang w:val="en-US"/>
        </w:rPr>
        <w:t>Pricing Structure:</w:t>
      </w:r>
      <w:r w:rsidRPr="00EF565C">
        <w:rPr>
          <w:rFonts w:ascii="Calibri" w:hAnsi="Calibri" w:eastAsia="Calibri" w:cs="Calibri"/>
          <w:lang w:val="en-US"/>
        </w:rPr>
        <w:t xml:space="preserve"> Helpers will have the autonomy to set their own rates, either or a fixed fee per session</w:t>
      </w:r>
      <w:r w:rsidRPr="00EF565C" w:rsidR="78425CB6">
        <w:rPr>
          <w:rFonts w:ascii="Calibri" w:hAnsi="Calibri" w:eastAsia="Calibri" w:cs="Calibri"/>
          <w:lang w:val="en-US"/>
        </w:rPr>
        <w:t xml:space="preserve"> (every session will be 1 hour)</w:t>
      </w:r>
      <w:r w:rsidRPr="00EF565C">
        <w:rPr>
          <w:rFonts w:ascii="Calibri" w:hAnsi="Calibri" w:eastAsia="Calibri" w:cs="Calibri"/>
          <w:lang w:val="en-US"/>
        </w:rPr>
        <w:t>. This decentralization allows the market</w:t>
      </w:r>
      <w:r w:rsidRPr="08000378">
        <w:rPr>
          <w:rFonts w:ascii="Calibri" w:hAnsi="Calibri" w:eastAsia="Calibri" w:cs="Calibri"/>
          <w:color w:val="1F1F1F"/>
          <w:lang w:val="en-US"/>
        </w:rPr>
        <w:t xml:space="preserve"> to self-regulate prices based on demand and the complexity of the task.</w:t>
      </w:r>
      <w:r w:rsidRPr="08000378">
        <w:rPr>
          <w:rFonts w:ascii="Calibri" w:hAnsi="Calibri" w:eastAsia="Calibri" w:cs="Calibri"/>
          <w:color w:val="444746"/>
          <w:vertAlign w:val="superscript"/>
          <w:lang w:val="en-US"/>
        </w:rPr>
        <w:t>1</w:t>
      </w:r>
      <w:r w:rsidRPr="08000378" w:rsidR="1580E8E0">
        <w:rPr>
          <w:rFonts w:ascii="Calibri" w:hAnsi="Calibri" w:eastAsia="Calibri" w:cs="Calibri"/>
          <w:color w:val="444746"/>
          <w:vertAlign w:val="superscript"/>
          <w:lang w:val="en-US"/>
        </w:rPr>
        <w:t>7</w:t>
      </w:r>
    </w:p>
    <w:p w:rsidR="754D1E28" w:rsidP="0065331D" w:rsidRDefault="2D4853D1" w14:paraId="42450020" w14:textId="3182DCA8">
      <w:pPr>
        <w:pStyle w:val="ListParagraph"/>
        <w:numPr>
          <w:ilvl w:val="0"/>
          <w:numId w:val="17"/>
        </w:numPr>
        <w:spacing w:before="220" w:after="220" w:line="240" w:lineRule="auto"/>
        <w:contextualSpacing w:val="0"/>
        <w:jc w:val="both"/>
        <w:rPr>
          <w:rFonts w:ascii="Calibri" w:hAnsi="Calibri" w:eastAsia="Calibri" w:cs="Calibri"/>
          <w:color w:val="1F1F1F"/>
          <w:lang w:val="en-US"/>
        </w:rPr>
      </w:pPr>
      <w:r w:rsidRPr="08000378">
        <w:rPr>
          <w:rFonts w:ascii="Calibri" w:hAnsi="Calibri" w:eastAsia="Calibri" w:cs="Calibri"/>
          <w:b/>
          <w:bCs/>
          <w:color w:val="1F1F1F"/>
          <w:lang w:val="en-US"/>
        </w:rPr>
        <w:t>Justification:</w:t>
      </w:r>
      <w:r w:rsidRPr="08000378">
        <w:rPr>
          <w:rFonts w:ascii="Calibri" w:hAnsi="Calibri" w:eastAsia="Calibri" w:cs="Calibri"/>
          <w:color w:val="1F1F1F"/>
          <w:lang w:val="en-US"/>
        </w:rPr>
        <w:t xml:space="preserve"> This model minimizes friction for new users. There are no upfront costs to join or list services, encouraging a "land and expand" adoption strategy where users try the service for low-risk problems before committing to more expensive consultations.</w:t>
      </w:r>
    </w:p>
    <w:p w:rsidR="754D1E28" w:rsidP="08000378" w:rsidRDefault="2D4853D1" w14:paraId="1FBA1422" w14:textId="06A41E36">
      <w:pPr>
        <w:pStyle w:val="Heading3"/>
        <w:keepNext w:val="0"/>
        <w:keepLines w:val="0"/>
        <w:spacing w:before="240" w:after="120" w:line="240" w:lineRule="auto"/>
        <w:jc w:val="both"/>
        <w:rPr>
          <w:rFonts w:ascii="Calibri" w:hAnsi="Calibri" w:eastAsia="Calibri" w:cs="Calibri"/>
          <w:b/>
          <w:bCs/>
          <w:color w:val="1F1F1F"/>
          <w:lang w:val="en-US"/>
        </w:rPr>
      </w:pPr>
      <w:bookmarkStart w:name="_Toc220106746" w:id="12"/>
      <w:r w:rsidRPr="08000378">
        <w:rPr>
          <w:rFonts w:ascii="Calibri" w:hAnsi="Calibri" w:eastAsia="Calibri" w:cs="Calibri"/>
          <w:b/>
          <w:bCs/>
          <w:color w:val="1F1F1F"/>
          <w:lang w:val="en-US"/>
        </w:rPr>
        <w:t>3.2 Secondary Revenue Stream: Subscription and "Pro" Features</w:t>
      </w:r>
      <w:bookmarkEnd w:id="12"/>
    </w:p>
    <w:p w:rsidR="754D1E28" w:rsidP="08000378" w:rsidRDefault="2D4853D1" w14:paraId="50A9065A" w14:textId="055E7359">
      <w:pPr>
        <w:spacing w:after="120" w:line="240" w:lineRule="auto"/>
        <w:jc w:val="both"/>
        <w:rPr>
          <w:rFonts w:ascii="Calibri" w:hAnsi="Calibri" w:eastAsia="Calibri" w:cs="Calibri"/>
          <w:color w:val="444746"/>
          <w:vertAlign w:val="superscript"/>
          <w:lang w:val="en-US"/>
        </w:rPr>
      </w:pPr>
      <w:r w:rsidRPr="08000378">
        <w:rPr>
          <w:rFonts w:ascii="Calibri" w:hAnsi="Calibri" w:eastAsia="Calibri" w:cs="Calibri"/>
          <w:color w:val="1F1F1F"/>
          <w:lang w:val="en-US"/>
        </w:rPr>
        <w:t>To reduce volatility associated with purely transactional revenue and to increase Customer Lifetime Value (CLTV), the platform will introduce tiered subscription models for both user segments.</w:t>
      </w:r>
      <w:r w:rsidRPr="08000378">
        <w:rPr>
          <w:rFonts w:ascii="Calibri" w:hAnsi="Calibri" w:eastAsia="Calibri" w:cs="Calibri"/>
          <w:color w:val="444746"/>
          <w:vertAlign w:val="superscript"/>
          <w:lang w:val="en-US"/>
        </w:rPr>
        <w:t>20</w:t>
      </w:r>
    </w:p>
    <w:p w:rsidR="754D1E28" w:rsidP="0065331D" w:rsidRDefault="2D4853D1" w14:paraId="12693B36" w14:textId="163690FD">
      <w:pPr>
        <w:pStyle w:val="ListParagraph"/>
        <w:numPr>
          <w:ilvl w:val="0"/>
          <w:numId w:val="8"/>
        </w:numPr>
        <w:spacing w:before="220" w:after="220" w:line="240" w:lineRule="auto"/>
        <w:contextualSpacing w:val="0"/>
        <w:jc w:val="both"/>
        <w:rPr>
          <w:rFonts w:ascii="Calibri" w:hAnsi="Calibri" w:eastAsia="Calibri" w:cs="Calibri"/>
          <w:color w:val="1F1F1F"/>
          <w:lang w:val="en-US"/>
        </w:rPr>
      </w:pPr>
      <w:r w:rsidRPr="00350F98">
        <w:rPr>
          <w:rFonts w:ascii="Calibri" w:hAnsi="Calibri" w:eastAsia="Calibri" w:cs="Calibri"/>
          <w:b/>
          <w:bCs/>
          <w:color w:val="1F1F1F"/>
          <w:lang w:val="en-US"/>
        </w:rPr>
        <w:t>Helper "Pro" Tier:</w:t>
      </w:r>
      <w:r w:rsidRPr="00350F98">
        <w:rPr>
          <w:rFonts w:ascii="Calibri" w:hAnsi="Calibri" w:eastAsia="Calibri" w:cs="Calibri"/>
          <w:color w:val="1F1F1F"/>
          <w:lang w:val="en-US"/>
        </w:rPr>
        <w:t xml:space="preserve"> A monthly subscription (e.g., $</w:t>
      </w:r>
      <w:r w:rsidRPr="08000378" w:rsidR="1BAF4073">
        <w:rPr>
          <w:rFonts w:ascii="Calibri" w:hAnsi="Calibri" w:eastAsia="Calibri" w:cs="Calibri"/>
          <w:color w:val="1F1F1F"/>
          <w:lang w:val="en-US"/>
        </w:rPr>
        <w:t>80.00</w:t>
      </w:r>
      <w:r w:rsidRPr="00350F98">
        <w:rPr>
          <w:rFonts w:ascii="Calibri" w:hAnsi="Calibri" w:eastAsia="Calibri" w:cs="Calibri"/>
          <w:color w:val="1F1F1F"/>
          <w:lang w:val="en-US"/>
        </w:rPr>
        <w:t>/</w:t>
      </w:r>
      <w:r w:rsidRPr="08000378" w:rsidR="52A6E43F">
        <w:rPr>
          <w:rFonts w:ascii="Calibri" w:hAnsi="Calibri" w:eastAsia="Calibri" w:cs="Calibri"/>
          <w:color w:val="1F1F1F"/>
          <w:lang w:val="en-US"/>
        </w:rPr>
        <w:t xml:space="preserve"> Year</w:t>
      </w:r>
      <w:r w:rsidRPr="08000378">
        <w:rPr>
          <w:rFonts w:ascii="Calibri" w:hAnsi="Calibri" w:eastAsia="Calibri" w:cs="Calibri"/>
          <w:color w:val="1F1F1F"/>
          <w:lang w:val="en-US"/>
        </w:rPr>
        <w:t>) for Helpers that</w:t>
      </w:r>
      <w:r w:rsidRPr="00350F98">
        <w:rPr>
          <w:rFonts w:ascii="Calibri" w:hAnsi="Calibri" w:eastAsia="Calibri" w:cs="Calibri"/>
          <w:color w:val="1F1F1F"/>
          <w:lang w:val="en-US"/>
        </w:rPr>
        <w:t xml:space="preserve"> </w:t>
      </w:r>
      <w:proofErr w:type="gramStart"/>
      <w:r w:rsidRPr="00350F98">
        <w:rPr>
          <w:rFonts w:ascii="Calibri" w:hAnsi="Calibri" w:eastAsia="Calibri" w:cs="Calibri"/>
          <w:color w:val="1F1F1F"/>
          <w:lang w:val="en-US"/>
        </w:rPr>
        <w:t>offers</w:t>
      </w:r>
      <w:proofErr w:type="gramEnd"/>
      <w:r w:rsidRPr="08000378">
        <w:rPr>
          <w:rFonts w:ascii="Calibri" w:hAnsi="Calibri" w:eastAsia="Calibri" w:cs="Calibri"/>
          <w:color w:val="1F1F1F"/>
          <w:lang w:val="en-US"/>
        </w:rPr>
        <w:t>:</w:t>
      </w:r>
    </w:p>
    <w:p w:rsidR="754D1E28" w:rsidP="0065331D" w:rsidRDefault="2D4853D1" w14:paraId="20A90A12" w14:textId="66C880C3">
      <w:pPr>
        <w:pStyle w:val="ListParagraph"/>
        <w:numPr>
          <w:ilvl w:val="0"/>
          <w:numId w:val="8"/>
        </w:numPr>
        <w:spacing w:before="220" w:after="220" w:line="240" w:lineRule="auto"/>
        <w:contextualSpacing w:val="0"/>
        <w:jc w:val="both"/>
        <w:rPr>
          <w:rFonts w:ascii="Calibri" w:hAnsi="Calibri" w:eastAsia="Calibri" w:cs="Calibri"/>
          <w:color w:val="1F1F1F"/>
          <w:lang w:val="en-US"/>
        </w:rPr>
      </w:pPr>
      <w:r w:rsidRPr="39AB1887">
        <w:rPr>
          <w:rFonts w:ascii="Calibri" w:hAnsi="Calibri" w:eastAsia="Calibri" w:cs="Calibri"/>
          <w:b/>
          <w:bCs/>
          <w:color w:val="1F1F1F"/>
          <w:lang w:val="en-US"/>
        </w:rPr>
        <w:t>Reduced Commission:</w:t>
      </w:r>
      <w:r w:rsidRPr="39AB1887">
        <w:rPr>
          <w:rFonts w:ascii="Calibri" w:hAnsi="Calibri" w:eastAsia="Calibri" w:cs="Calibri"/>
          <w:color w:val="1F1F1F"/>
          <w:lang w:val="en-US"/>
        </w:rPr>
        <w:t xml:space="preserve"> Lower transaction fees (e.g., 5% instead of </w:t>
      </w:r>
      <w:r w:rsidRPr="39AB1887" w:rsidR="7D35F97D">
        <w:rPr>
          <w:rFonts w:ascii="Calibri" w:hAnsi="Calibri" w:eastAsia="Calibri" w:cs="Calibri"/>
          <w:color w:val="1F1F1F"/>
          <w:lang w:val="en-US"/>
        </w:rPr>
        <w:t>20</w:t>
      </w:r>
      <w:r w:rsidRPr="39AB1887">
        <w:rPr>
          <w:rFonts w:ascii="Calibri" w:hAnsi="Calibri" w:eastAsia="Calibri" w:cs="Calibri"/>
          <w:color w:val="1F1F1F"/>
          <w:lang w:val="en-US"/>
        </w:rPr>
        <w:t>%), incentivizing high-volume earners to subscribe.</w:t>
      </w:r>
    </w:p>
    <w:p w:rsidR="754D1E28" w:rsidP="0065331D" w:rsidRDefault="2D4853D1" w14:paraId="39873FC9" w14:textId="429D99FA">
      <w:pPr>
        <w:pStyle w:val="ListParagraph"/>
        <w:numPr>
          <w:ilvl w:val="0"/>
          <w:numId w:val="8"/>
        </w:numPr>
        <w:spacing w:before="220" w:after="220" w:line="240" w:lineRule="auto"/>
        <w:contextualSpacing w:val="0"/>
        <w:jc w:val="both"/>
        <w:rPr>
          <w:rFonts w:ascii="Calibri" w:hAnsi="Calibri" w:eastAsia="Calibri" w:cs="Calibri"/>
          <w:b/>
          <w:lang w:val="en-US"/>
        </w:rPr>
      </w:pPr>
      <w:r w:rsidRPr="08000378">
        <w:rPr>
          <w:rFonts w:ascii="Calibri" w:hAnsi="Calibri" w:eastAsia="Calibri" w:cs="Calibri"/>
          <w:b/>
          <w:bCs/>
          <w:color w:val="1F1F1F"/>
          <w:lang w:val="en-US"/>
        </w:rPr>
        <w:t>Enhanced Visibility:</w:t>
      </w:r>
      <w:r w:rsidRPr="08000378">
        <w:rPr>
          <w:rFonts w:ascii="Calibri" w:hAnsi="Calibri" w:eastAsia="Calibri" w:cs="Calibri"/>
          <w:color w:val="1F1F1F"/>
          <w:lang w:val="en-US"/>
        </w:rPr>
        <w:t xml:space="preserve"> Priority placement in search results and the "Featured Experts" list.</w:t>
      </w:r>
      <w:r w:rsidRPr="08000378">
        <w:rPr>
          <w:rFonts w:ascii="Calibri" w:hAnsi="Calibri" w:eastAsia="Calibri" w:cs="Calibri"/>
          <w:color w:val="444746"/>
          <w:vertAlign w:val="superscript"/>
          <w:lang w:val="en-US"/>
        </w:rPr>
        <w:t>19</w:t>
      </w:r>
    </w:p>
    <w:p w:rsidRPr="00495CA8" w:rsidR="754D1E28" w:rsidP="065F98F9" w:rsidRDefault="2D4853D1" w14:paraId="5CE3F8DE" w14:textId="1D49274F">
      <w:pPr>
        <w:pStyle w:val="Heading3"/>
        <w:keepNext w:val="0"/>
        <w:keepLines w:val="0"/>
        <w:spacing w:before="240" w:after="120" w:line="240" w:lineRule="auto"/>
        <w:jc w:val="both"/>
        <w:rPr>
          <w:rFonts w:ascii="Calibri" w:hAnsi="Calibri" w:eastAsia="Calibri" w:cs="Calibri"/>
          <w:b/>
          <w:color w:val="1F1F1F"/>
          <w:lang w:val="en-US"/>
        </w:rPr>
      </w:pPr>
      <w:bookmarkStart w:name="_Toc220106747" w:id="13"/>
      <w:r w:rsidRPr="312958FD">
        <w:rPr>
          <w:rFonts w:ascii="Calibri" w:hAnsi="Calibri" w:eastAsia="Calibri" w:cs="Calibri"/>
          <w:b/>
          <w:color w:val="1F1F1F"/>
          <w:lang w:val="en-US"/>
        </w:rPr>
        <w:t>3.</w:t>
      </w:r>
      <w:r w:rsidRPr="065F98F9">
        <w:rPr>
          <w:rFonts w:ascii="Calibri" w:hAnsi="Calibri" w:eastAsia="Calibri" w:cs="Calibri"/>
          <w:b/>
          <w:color w:val="1F1F1F"/>
          <w:lang w:val="en-US"/>
        </w:rPr>
        <w:t>3</w:t>
      </w:r>
      <w:r w:rsidRPr="065F98F9" w:rsidR="7A5B602A">
        <w:rPr>
          <w:rFonts w:ascii="Calibri" w:hAnsi="Calibri" w:eastAsia="Calibri" w:cs="Calibri"/>
          <w:b/>
          <w:bCs/>
          <w:color w:val="1F1F1F"/>
          <w:lang w:val="en-US"/>
        </w:rPr>
        <w:t xml:space="preserve"> </w:t>
      </w:r>
      <w:r w:rsidRPr="065F98F9" w:rsidR="01C20CC6">
        <w:rPr>
          <w:b/>
          <w:bCs/>
          <w:color w:val="1F1F1F"/>
          <w:lang w:val="en-US"/>
        </w:rPr>
        <w:t>Tertiary</w:t>
      </w:r>
      <w:r w:rsidRPr="065F98F9">
        <w:rPr>
          <w:b/>
          <w:color w:val="1F1F1F"/>
          <w:lang w:val="en-US"/>
        </w:rPr>
        <w:t xml:space="preserve"> Revenue Stream: Lead Generation and Affiliate Marketing</w:t>
      </w:r>
      <w:bookmarkEnd w:id="13"/>
    </w:p>
    <w:p w:rsidRPr="00350F98" w:rsidR="754D1E28" w:rsidP="08000378" w:rsidRDefault="2D4853D1" w14:paraId="2178E9E5" w14:textId="307EF219">
      <w:pPr>
        <w:spacing w:after="120" w:line="240" w:lineRule="auto"/>
        <w:jc w:val="both"/>
        <w:rPr>
          <w:rFonts w:ascii="Calibri" w:hAnsi="Calibri" w:eastAsia="Calibri" w:cs="Calibri"/>
          <w:color w:val="1F1F1F"/>
          <w:lang w:val="en-US"/>
        </w:rPr>
      </w:pPr>
      <w:r w:rsidRPr="08000378">
        <w:rPr>
          <w:rFonts w:ascii="Calibri" w:hAnsi="Calibri" w:eastAsia="Calibri" w:cs="Calibri"/>
          <w:color w:val="1F1F1F"/>
          <w:lang w:val="en-US"/>
        </w:rPr>
        <w:t>Not all repairs can be completed remotely. In instances where a physical part is required or the repair is too complex for the user, the platform can monetize the "failure" of the remote session by acting as a lead generator.</w:t>
      </w:r>
    </w:p>
    <w:p w:rsidR="754D1E28" w:rsidP="0065331D" w:rsidRDefault="2D4853D1" w14:paraId="7559E35F" w14:textId="09A2C749">
      <w:pPr>
        <w:pStyle w:val="ListParagraph"/>
        <w:numPr>
          <w:ilvl w:val="0"/>
          <w:numId w:val="7"/>
        </w:numPr>
        <w:spacing w:before="220" w:after="220" w:line="240" w:lineRule="auto"/>
        <w:contextualSpacing w:val="0"/>
        <w:jc w:val="both"/>
        <w:rPr>
          <w:rFonts w:ascii="Calibri" w:hAnsi="Calibri" w:eastAsia="Calibri" w:cs="Calibri"/>
          <w:b/>
          <w:bCs/>
          <w:sz w:val="32"/>
          <w:szCs w:val="32"/>
          <w:highlight w:val="yellow"/>
          <w:vertAlign w:val="superscript"/>
          <w:lang w:val="en-US"/>
        </w:rPr>
      </w:pPr>
      <w:r w:rsidRPr="00350F98">
        <w:rPr>
          <w:rFonts w:ascii="Calibri" w:hAnsi="Calibri" w:eastAsia="Calibri" w:cs="Calibri"/>
          <w:b/>
          <w:bCs/>
          <w:color w:val="1F1F1F"/>
          <w:lang w:val="en-US"/>
        </w:rPr>
        <w:t>Part Recommendations:</w:t>
      </w:r>
      <w:r w:rsidRPr="00350F98">
        <w:rPr>
          <w:rFonts w:ascii="Calibri" w:hAnsi="Calibri" w:eastAsia="Calibri" w:cs="Calibri"/>
          <w:color w:val="1F1F1F"/>
          <w:lang w:val="en-US"/>
        </w:rPr>
        <w:t xml:space="preserve"> If a Helper identifies a broken component (e.g., a specific solenoid for a washing machine), the chat interface can suggest purchasing links from partner suppliers (e.g., Amazon, </w:t>
      </w:r>
      <w:proofErr w:type="spellStart"/>
      <w:r w:rsidRPr="00350F98">
        <w:rPr>
          <w:rFonts w:ascii="Calibri" w:hAnsi="Calibri" w:eastAsia="Calibri" w:cs="Calibri"/>
          <w:color w:val="1F1F1F"/>
          <w:lang w:val="en-US"/>
        </w:rPr>
        <w:t>RepairClinic</w:t>
      </w:r>
      <w:proofErr w:type="spellEnd"/>
      <w:r w:rsidRPr="00350F98">
        <w:rPr>
          <w:rFonts w:ascii="Calibri" w:hAnsi="Calibri" w:eastAsia="Calibri" w:cs="Calibri"/>
          <w:color w:val="1F1F1F"/>
          <w:lang w:val="en-US"/>
        </w:rPr>
        <w:t>). The platform earns an affiliate commission on these sales.</w:t>
      </w:r>
      <w:r w:rsidRPr="00350F98">
        <w:rPr>
          <w:rFonts w:ascii="Calibri" w:hAnsi="Calibri" w:eastAsia="Calibri" w:cs="Calibri"/>
          <w:color w:val="444746"/>
          <w:vertAlign w:val="superscript"/>
          <w:lang w:val="en-US"/>
        </w:rPr>
        <w:t>1</w:t>
      </w:r>
      <w:r w:rsidRPr="08000378" w:rsidR="5A42225A">
        <w:rPr>
          <w:rFonts w:ascii="Calibri" w:hAnsi="Calibri" w:eastAsia="Calibri" w:cs="Calibri"/>
          <w:color w:val="444746"/>
          <w:vertAlign w:val="superscript"/>
          <w:lang w:val="en-US"/>
        </w:rPr>
        <w:t>2</w:t>
      </w:r>
    </w:p>
    <w:p w:rsidR="754D1E28" w:rsidP="361FC379" w:rsidRDefault="754D1E28" w14:paraId="2AC1AA06" w14:textId="4A0C3E1A">
      <w:pPr>
        <w:pStyle w:val="Heading2"/>
        <w:rPr>
          <w:rFonts w:ascii="Calibri" w:hAnsi="Calibri" w:eastAsia="Calibri" w:cs="Calibri"/>
          <w:b/>
          <w:bCs/>
          <w:color w:val="auto"/>
          <w:lang w:val="en-US"/>
        </w:rPr>
      </w:pPr>
    </w:p>
    <w:p w:rsidR="754D1E28" w:rsidP="361FC379" w:rsidRDefault="2D4853D1" w14:paraId="557E176B" w14:textId="501B6EDE">
      <w:r>
        <w:br w:type="page"/>
      </w:r>
    </w:p>
    <w:p w:rsidR="754D1E28" w:rsidP="25C024BA" w:rsidRDefault="2D4853D1" w14:paraId="6FC133DE" w14:textId="3620976F">
      <w:pPr>
        <w:pStyle w:val="Heading2"/>
        <w:rPr>
          <w:rFonts w:ascii="Calibri" w:hAnsi="Calibri" w:eastAsia="Calibri" w:cs="Calibri"/>
          <w:b/>
          <w:bCs/>
          <w:highlight w:val="yellow"/>
          <w:vertAlign w:val="superscript"/>
          <w:lang w:val="en-US"/>
        </w:rPr>
      </w:pPr>
      <w:bookmarkStart w:name="_Toc220106748" w:id="14"/>
      <w:r w:rsidRPr="25C024BA">
        <w:rPr>
          <w:rFonts w:ascii="Calibri" w:hAnsi="Calibri" w:eastAsia="Calibri" w:cs="Calibri"/>
          <w:b/>
          <w:color w:val="auto"/>
          <w:lang w:val="en-US"/>
        </w:rPr>
        <w:t>4. Requirements Engineering</w:t>
      </w:r>
      <w:bookmarkEnd w:id="14"/>
    </w:p>
    <w:p w:rsidR="754D1E28" w:rsidP="08000378" w:rsidRDefault="2D4853D1" w14:paraId="3B70A597" w14:textId="65BB3C5E">
      <w:pPr>
        <w:spacing w:after="240" w:line="240" w:lineRule="auto"/>
        <w:jc w:val="both"/>
        <w:rPr>
          <w:rFonts w:ascii="Calibri" w:hAnsi="Calibri" w:eastAsia="Calibri" w:cs="Calibri"/>
          <w:color w:val="444746"/>
          <w:vertAlign w:val="superscript"/>
          <w:lang w:val="en-US"/>
        </w:rPr>
      </w:pPr>
      <w:r w:rsidRPr="08000378">
        <w:rPr>
          <w:rFonts w:ascii="Calibri" w:hAnsi="Calibri" w:eastAsia="Calibri" w:cs="Calibri"/>
          <w:color w:val="1F1F1F"/>
          <w:lang w:val="en-US"/>
        </w:rPr>
        <w:t xml:space="preserve">This section translates the high-level business goals into specific, actionable requirements for the software engineering team. </w:t>
      </w:r>
    </w:p>
    <w:p w:rsidR="754D1E28" w:rsidP="08000378" w:rsidRDefault="2D4853D1" w14:paraId="2731C127" w14:textId="6B70744D">
      <w:pPr>
        <w:pStyle w:val="Heading3"/>
        <w:keepNext w:val="0"/>
        <w:keepLines w:val="0"/>
        <w:jc w:val="both"/>
        <w:rPr>
          <w:rFonts w:ascii="Calibri" w:hAnsi="Calibri" w:eastAsia="Calibri" w:cs="Calibri"/>
          <w:b/>
          <w:bCs/>
          <w:color w:val="auto"/>
          <w:sz w:val="22"/>
          <w:szCs w:val="22"/>
          <w:lang w:val="en-US"/>
        </w:rPr>
      </w:pPr>
      <w:bookmarkStart w:name="_Toc220106749" w:id="15"/>
      <w:r w:rsidRPr="08000378">
        <w:rPr>
          <w:rFonts w:ascii="Calibri" w:hAnsi="Calibri" w:eastAsia="Calibri" w:cs="Calibri"/>
          <w:b/>
          <w:bCs/>
          <w:color w:val="auto"/>
          <w:lang w:val="en-US"/>
        </w:rPr>
        <w:t>4.</w:t>
      </w:r>
      <w:r w:rsidRPr="08000378" w:rsidR="3BDC92D3">
        <w:rPr>
          <w:rFonts w:ascii="Calibri" w:hAnsi="Calibri" w:eastAsia="Calibri" w:cs="Calibri"/>
          <w:b/>
          <w:bCs/>
          <w:color w:val="auto"/>
          <w:lang w:val="en-US"/>
        </w:rPr>
        <w:t>1</w:t>
      </w:r>
      <w:r w:rsidRPr="08000378">
        <w:rPr>
          <w:rFonts w:ascii="Calibri" w:hAnsi="Calibri" w:eastAsia="Calibri" w:cs="Calibri"/>
          <w:b/>
          <w:bCs/>
          <w:color w:val="auto"/>
          <w:lang w:val="en-US"/>
        </w:rPr>
        <w:t xml:space="preserve"> Functional Requirements (FR)</w:t>
      </w:r>
      <w:bookmarkEnd w:id="15"/>
    </w:p>
    <w:p w:rsidR="754D1E28" w:rsidP="08000378" w:rsidRDefault="2D4853D1" w14:paraId="25C838E5" w14:textId="0DF9608D">
      <w:pPr>
        <w:spacing w:after="240" w:line="240" w:lineRule="auto"/>
        <w:jc w:val="both"/>
        <w:rPr>
          <w:rFonts w:ascii="Calibri" w:hAnsi="Calibri" w:eastAsia="Calibri" w:cs="Calibri"/>
          <w:color w:val="1F1F1F"/>
          <w:lang w:val="en-US"/>
        </w:rPr>
      </w:pPr>
      <w:r w:rsidRPr="08000378">
        <w:rPr>
          <w:rFonts w:ascii="Calibri" w:hAnsi="Calibri" w:eastAsia="Calibri" w:cs="Calibri"/>
          <w:color w:val="1F1F1F"/>
          <w:lang w:val="en-US"/>
        </w:rPr>
        <w:t>The Functional Requirements define the specific behaviors and functions the system must support. They are categorized by the primary actors: Users (Clients) and Helpers (Experts)</w:t>
      </w:r>
    </w:p>
    <w:p w:rsidR="754D1E28" w:rsidP="08000378" w:rsidRDefault="5E53751D" w14:paraId="74730974" w14:textId="375D8D3B">
      <w:pPr>
        <w:spacing w:after="120" w:line="240" w:lineRule="auto"/>
        <w:jc w:val="both"/>
        <w:rPr>
          <w:rFonts w:ascii="Calibri" w:hAnsi="Calibri" w:eastAsia="Calibri" w:cs="Calibri"/>
          <w:color w:val="1F1F1F"/>
          <w:lang w:val="en-US"/>
        </w:rPr>
      </w:pPr>
      <w:r w:rsidRPr="08000378">
        <w:rPr>
          <w:rFonts w:ascii="Calibri" w:hAnsi="Calibri" w:eastAsia="Calibri" w:cs="Calibri"/>
          <w:color w:val="1F1F1F"/>
          <w:lang w:val="en-US"/>
        </w:rPr>
        <w:t>It is important to mention that the system will support the following categories. Each category implies specific functional needs regarding video clarity and Helper expertise.</w:t>
      </w:r>
    </w:p>
    <w:p w:rsidR="754D1E28" w:rsidP="0065331D" w:rsidRDefault="5E53751D" w14:paraId="6383222A" w14:textId="5CFCE312">
      <w:pPr>
        <w:pStyle w:val="ListParagraph"/>
        <w:numPr>
          <w:ilvl w:val="0"/>
          <w:numId w:val="9"/>
        </w:numPr>
        <w:spacing w:before="220" w:after="220" w:line="240" w:lineRule="auto"/>
        <w:contextualSpacing w:val="0"/>
        <w:jc w:val="both"/>
        <w:rPr>
          <w:rFonts w:ascii="Calibri" w:hAnsi="Calibri" w:eastAsia="Calibri" w:cs="Calibri"/>
          <w:color w:val="1F1F1F"/>
          <w:lang w:val="en-US"/>
        </w:rPr>
      </w:pPr>
      <w:r w:rsidRPr="08000378">
        <w:rPr>
          <w:rFonts w:ascii="Calibri" w:hAnsi="Calibri" w:eastAsia="Calibri" w:cs="Calibri"/>
          <w:b/>
          <w:bCs/>
          <w:color w:val="1F1F1F"/>
          <w:lang w:val="en-US"/>
        </w:rPr>
        <w:t>Home Appliances:</w:t>
      </w:r>
      <w:r w:rsidRPr="08000378">
        <w:rPr>
          <w:rFonts w:ascii="Calibri" w:hAnsi="Calibri" w:eastAsia="Calibri" w:cs="Calibri"/>
          <w:color w:val="1F1F1F"/>
          <w:lang w:val="en-US"/>
        </w:rPr>
        <w:t xml:space="preserve"> Washing Machines, Dryers, Dishwashers, Microwaves, Espresso Machines, Vacuums.</w:t>
      </w:r>
    </w:p>
    <w:p w:rsidR="754D1E28" w:rsidP="0065331D" w:rsidRDefault="5E53751D" w14:paraId="118DDEBC" w14:textId="793F1DB7">
      <w:pPr>
        <w:pStyle w:val="ListParagraph"/>
        <w:numPr>
          <w:ilvl w:val="0"/>
          <w:numId w:val="9"/>
        </w:numPr>
        <w:spacing w:before="220" w:after="220" w:line="240" w:lineRule="auto"/>
        <w:contextualSpacing w:val="0"/>
        <w:jc w:val="both"/>
        <w:rPr>
          <w:rFonts w:ascii="Calibri" w:hAnsi="Calibri" w:eastAsia="Calibri" w:cs="Calibri"/>
          <w:color w:val="1F1F1F"/>
          <w:lang w:val="en-US"/>
        </w:rPr>
      </w:pPr>
      <w:r w:rsidRPr="08000378">
        <w:rPr>
          <w:rFonts w:ascii="Calibri" w:hAnsi="Calibri" w:eastAsia="Calibri" w:cs="Calibri"/>
          <w:b/>
          <w:bCs/>
          <w:color w:val="1F1F1F"/>
          <w:lang w:val="en-US"/>
        </w:rPr>
        <w:t>Electronics:</w:t>
      </w:r>
      <w:r w:rsidRPr="08000378">
        <w:rPr>
          <w:rFonts w:ascii="Calibri" w:hAnsi="Calibri" w:eastAsia="Calibri" w:cs="Calibri"/>
          <w:color w:val="1F1F1F"/>
          <w:lang w:val="en-US"/>
        </w:rPr>
        <w:t xml:space="preserve"> TV, Sound Bars, Audio Equipment, Home </w:t>
      </w:r>
      <w:r w:rsidRPr="08000378" w:rsidR="79678009">
        <w:rPr>
          <w:rFonts w:ascii="Calibri" w:hAnsi="Calibri" w:eastAsia="Calibri" w:cs="Calibri"/>
          <w:color w:val="1F1F1F"/>
          <w:lang w:val="en-US"/>
        </w:rPr>
        <w:t xml:space="preserve">Theater, </w:t>
      </w:r>
      <w:r w:rsidRPr="08000378" w:rsidR="4653F1CC">
        <w:rPr>
          <w:rFonts w:ascii="Calibri" w:hAnsi="Calibri" w:eastAsia="Calibri" w:cs="Calibri"/>
          <w:color w:val="1F1F1F"/>
          <w:lang w:val="en-US"/>
        </w:rPr>
        <w:t>Computing.</w:t>
      </w:r>
      <w:r w:rsidRPr="08000378">
        <w:rPr>
          <w:rFonts w:ascii="Calibri" w:hAnsi="Calibri" w:eastAsia="Calibri" w:cs="Calibri"/>
          <w:b/>
          <w:bCs/>
          <w:color w:val="1F1F1F"/>
          <w:lang w:val="en-US"/>
        </w:rPr>
        <w:t xml:space="preserve"> Software:</w:t>
      </w:r>
      <w:r w:rsidRPr="08000378">
        <w:rPr>
          <w:rFonts w:ascii="Calibri" w:hAnsi="Calibri" w:eastAsia="Calibri" w:cs="Calibri"/>
          <w:color w:val="1F1F1F"/>
          <w:lang w:val="en-US"/>
        </w:rPr>
        <w:t xml:space="preserve"> Desktops, Laptops, Printers, Router Configuration. </w:t>
      </w:r>
      <w:r w:rsidRPr="08000378">
        <w:rPr>
          <w:rFonts w:ascii="Calibri" w:hAnsi="Calibri" w:eastAsia="Calibri" w:cs="Calibri"/>
          <w:b/>
          <w:bCs/>
          <w:color w:val="1F1F1F"/>
          <w:lang w:val="en-US"/>
        </w:rPr>
        <w:t>Office:</w:t>
      </w:r>
      <w:r w:rsidRPr="08000378">
        <w:rPr>
          <w:rFonts w:ascii="Calibri" w:hAnsi="Calibri" w:eastAsia="Calibri" w:cs="Calibri"/>
          <w:color w:val="1F1F1F"/>
          <w:lang w:val="en-US"/>
        </w:rPr>
        <w:t xml:space="preserve"> Desks, Chairs, Printer Accessories. </w:t>
      </w:r>
    </w:p>
    <w:p w:rsidR="754D1E28" w:rsidP="0065331D" w:rsidRDefault="5E53751D" w14:paraId="0997DDB3" w14:textId="21DF8CCE">
      <w:pPr>
        <w:pStyle w:val="ListParagraph"/>
        <w:numPr>
          <w:ilvl w:val="0"/>
          <w:numId w:val="9"/>
        </w:numPr>
        <w:spacing w:before="220" w:after="220" w:line="240" w:lineRule="auto"/>
        <w:contextualSpacing w:val="0"/>
        <w:jc w:val="both"/>
        <w:rPr>
          <w:rFonts w:ascii="Calibri" w:hAnsi="Calibri" w:eastAsia="Calibri" w:cs="Calibri"/>
          <w:color w:val="1F1F1F"/>
          <w:sz w:val="22"/>
          <w:szCs w:val="22"/>
          <w:lang w:val="en-US"/>
        </w:rPr>
      </w:pPr>
      <w:r w:rsidRPr="08000378">
        <w:rPr>
          <w:rFonts w:ascii="Calibri" w:hAnsi="Calibri" w:eastAsia="Calibri" w:cs="Calibri"/>
          <w:b/>
          <w:bCs/>
          <w:color w:val="1F1F1F"/>
          <w:lang w:val="en-US"/>
        </w:rPr>
        <w:t>Home Infrastructure:</w:t>
      </w:r>
      <w:r w:rsidRPr="08000378">
        <w:rPr>
          <w:rFonts w:ascii="Calibri" w:hAnsi="Calibri" w:eastAsia="Calibri" w:cs="Calibri"/>
          <w:color w:val="1F1F1F"/>
          <w:lang w:val="en-US"/>
        </w:rPr>
        <w:t xml:space="preserve"> Security Cameras, Smart Locks, Doorbells, Motion Sensors.</w:t>
      </w:r>
    </w:p>
    <w:p w:rsidR="754D1E28" w:rsidP="08000378" w:rsidRDefault="2D4853D1" w14:paraId="560B4D78" w14:textId="7AE6F117">
      <w:pPr>
        <w:spacing w:after="240" w:line="240" w:lineRule="auto"/>
        <w:jc w:val="both"/>
        <w:rPr>
          <w:rFonts w:ascii="Calibri" w:hAnsi="Calibri" w:eastAsia="Calibri" w:cs="Calibri"/>
          <w:color w:val="1F1F1F"/>
          <w:sz w:val="22"/>
          <w:szCs w:val="22"/>
          <w:lang w:val="en-US"/>
        </w:rPr>
      </w:pPr>
      <w:r w:rsidRPr="08000378">
        <w:rPr>
          <w:rFonts w:ascii="Calibri" w:hAnsi="Calibri" w:eastAsia="Calibri" w:cs="Calibri"/>
          <w:color w:val="1F1F1F"/>
          <w:sz w:val="22"/>
          <w:szCs w:val="22"/>
          <w:lang w:val="en-US"/>
        </w:rPr>
        <w:t xml:space="preserve"> </w:t>
      </w:r>
    </w:p>
    <w:p w:rsidR="754D1E28" w:rsidP="08000378" w:rsidRDefault="2D4853D1" w14:paraId="08BAD4E9" w14:textId="501AF10C">
      <w:pPr>
        <w:spacing w:after="120" w:line="240" w:lineRule="auto"/>
        <w:jc w:val="both"/>
        <w:rPr>
          <w:rFonts w:ascii="Calibri" w:hAnsi="Calibri" w:eastAsia="Calibri" w:cs="Calibri"/>
          <w:b/>
          <w:bCs/>
          <w:color w:val="1F1F1F"/>
          <w:lang w:val="en-US"/>
        </w:rPr>
      </w:pPr>
      <w:r w:rsidRPr="08000378">
        <w:rPr>
          <w:rFonts w:ascii="Calibri" w:hAnsi="Calibri" w:eastAsia="Calibri" w:cs="Calibri"/>
          <w:b/>
          <w:bCs/>
          <w:color w:val="1F1F1F"/>
          <w:lang w:val="en-US"/>
        </w:rPr>
        <w:t>FR 1: User Identity and Access Management</w:t>
      </w:r>
    </w:p>
    <w:p w:rsidR="754D1E28" w:rsidP="0065331D" w:rsidRDefault="2D4853D1" w14:paraId="5188A61F" w14:textId="286B933B">
      <w:pPr>
        <w:pStyle w:val="ListParagraph"/>
        <w:numPr>
          <w:ilvl w:val="0"/>
          <w:numId w:val="20"/>
        </w:numPr>
        <w:spacing w:before="220" w:after="220" w:line="240" w:lineRule="auto"/>
        <w:contextualSpacing w:val="0"/>
        <w:jc w:val="both"/>
        <w:rPr>
          <w:rFonts w:ascii="Calibri" w:hAnsi="Calibri" w:eastAsia="Calibri" w:cs="Calibri"/>
          <w:color w:val="1F1F1F"/>
          <w:lang w:val="en-US"/>
        </w:rPr>
      </w:pPr>
      <w:r w:rsidRPr="08000378">
        <w:rPr>
          <w:rFonts w:ascii="Calibri" w:hAnsi="Calibri" w:eastAsia="Calibri" w:cs="Calibri"/>
          <w:b/>
          <w:bCs/>
          <w:color w:val="1F1F1F"/>
          <w:lang w:val="en-US"/>
        </w:rPr>
        <w:t>FR 1.1:</w:t>
      </w:r>
      <w:r w:rsidRPr="08000378">
        <w:rPr>
          <w:rFonts w:ascii="Calibri" w:hAnsi="Calibri" w:eastAsia="Calibri" w:cs="Calibri"/>
          <w:color w:val="1F1F1F"/>
          <w:lang w:val="en-US"/>
        </w:rPr>
        <w:t xml:space="preserve"> The system shall allow users to register and authenticate using an email/password combination or third-party OAuth providers (Google.</w:t>
      </w:r>
    </w:p>
    <w:p w:rsidR="754D1E28" w:rsidP="0065331D" w:rsidRDefault="2D4853D1" w14:paraId="46A25509" w14:textId="71F00493">
      <w:pPr>
        <w:pStyle w:val="ListParagraph"/>
        <w:numPr>
          <w:ilvl w:val="0"/>
          <w:numId w:val="20"/>
        </w:numPr>
        <w:spacing w:before="220" w:after="220" w:line="240" w:lineRule="auto"/>
        <w:contextualSpacing w:val="0"/>
        <w:jc w:val="both"/>
        <w:rPr>
          <w:rFonts w:ascii="Calibri" w:hAnsi="Calibri" w:eastAsia="Calibri" w:cs="Calibri"/>
          <w:color w:val="1F1F1F"/>
          <w:lang w:val="en-US"/>
        </w:rPr>
      </w:pPr>
      <w:r w:rsidRPr="08000378">
        <w:rPr>
          <w:rFonts w:ascii="Calibri" w:hAnsi="Calibri" w:eastAsia="Calibri" w:cs="Calibri"/>
          <w:b/>
          <w:bCs/>
          <w:color w:val="1F1F1F"/>
          <w:lang w:val="en-US"/>
        </w:rPr>
        <w:t>FR 1.2:</w:t>
      </w:r>
      <w:r w:rsidRPr="08000378">
        <w:rPr>
          <w:rFonts w:ascii="Calibri" w:hAnsi="Calibri" w:eastAsia="Calibri" w:cs="Calibri"/>
          <w:color w:val="1F1F1F"/>
          <w:lang w:val="en-US"/>
        </w:rPr>
        <w:t xml:space="preserve"> The system shall support distinct profile types: "User" (Client) and "Helper" (Expert)</w:t>
      </w:r>
      <w:del w:author="Altamirano Baez, Carlos M." w:date="2026-01-21T05:47:00Z" w:id="16">
        <w:r w:rsidRPr="08000378" w:rsidDel="2D4853D1" w:rsidR="754D1E28">
          <w:rPr>
            <w:rFonts w:ascii="Calibri" w:hAnsi="Calibri" w:eastAsia="Calibri" w:cs="Calibri"/>
            <w:color w:val="1F1F1F"/>
            <w:lang w:val="en-US"/>
          </w:rPr>
          <w:delText>.</w:delText>
        </w:r>
      </w:del>
    </w:p>
    <w:p w:rsidR="754D1E28" w:rsidP="0065331D" w:rsidRDefault="2D4853D1" w14:paraId="43285F6E" w14:textId="028A9088">
      <w:pPr>
        <w:pStyle w:val="ListParagraph"/>
        <w:numPr>
          <w:ilvl w:val="0"/>
          <w:numId w:val="20"/>
        </w:numPr>
        <w:spacing w:before="220" w:after="220" w:line="240" w:lineRule="auto"/>
        <w:jc w:val="both"/>
        <w:rPr>
          <w:rFonts w:ascii="Calibri" w:hAnsi="Calibri" w:eastAsia="Calibri" w:cs="Calibri"/>
          <w:b/>
          <w:color w:val="1F1F1F"/>
          <w:lang w:val="en-US"/>
        </w:rPr>
      </w:pPr>
      <w:r w:rsidRPr="08000378">
        <w:rPr>
          <w:rFonts w:ascii="Calibri" w:hAnsi="Calibri" w:eastAsia="Calibri" w:cs="Calibri"/>
          <w:b/>
          <w:color w:val="1F1F1F"/>
          <w:lang w:val="en-US"/>
        </w:rPr>
        <w:t>FR 1.3:</w:t>
      </w:r>
      <w:r w:rsidRPr="08000378">
        <w:rPr>
          <w:rFonts w:ascii="Calibri" w:hAnsi="Calibri" w:eastAsia="Calibri" w:cs="Calibri"/>
          <w:color w:val="1F1F1F"/>
          <w:lang w:val="en-US"/>
        </w:rPr>
        <w:t xml:space="preserve"> Helper profiles must include fields for: Professional Headlines, Years of Experience, Category Specializations, Hourly/Fixed Rates, and Languages Spoken.</w:t>
      </w:r>
      <w:r w:rsidRPr="08000378" w:rsidR="143EEB3B">
        <w:rPr>
          <w:rFonts w:ascii="Calibri" w:hAnsi="Calibri" w:eastAsia="Calibri" w:cs="Calibri"/>
          <w:color w:val="444746"/>
          <w:vertAlign w:val="superscript"/>
          <w:lang w:val="en-US"/>
        </w:rPr>
        <w:t>13</w:t>
      </w:r>
    </w:p>
    <w:p w:rsidR="754D1E28" w:rsidP="0065331D" w:rsidRDefault="2D4853D1" w14:paraId="1E1FE77C" w14:textId="39E5FD52">
      <w:pPr>
        <w:pStyle w:val="ListParagraph"/>
        <w:numPr>
          <w:ilvl w:val="0"/>
          <w:numId w:val="20"/>
        </w:numPr>
        <w:spacing w:before="220" w:after="220" w:line="240" w:lineRule="auto"/>
        <w:contextualSpacing w:val="0"/>
        <w:jc w:val="both"/>
        <w:rPr>
          <w:rFonts w:ascii="Calibri" w:hAnsi="Calibri" w:eastAsia="Calibri" w:cs="Calibri"/>
          <w:color w:val="1F1F1F"/>
          <w:lang w:val="en-US"/>
        </w:rPr>
      </w:pPr>
      <w:r w:rsidRPr="08000378">
        <w:rPr>
          <w:rFonts w:ascii="Calibri" w:hAnsi="Calibri" w:eastAsia="Calibri" w:cs="Calibri"/>
          <w:b/>
          <w:color w:val="1F1F1F"/>
          <w:lang w:val="en-US"/>
        </w:rPr>
        <w:t>FR 1.4:</w:t>
      </w:r>
      <w:r w:rsidRPr="08000378">
        <w:rPr>
          <w:rFonts w:ascii="Calibri" w:hAnsi="Calibri" w:eastAsia="Calibri" w:cs="Calibri"/>
          <w:color w:val="1F1F1F"/>
          <w:lang w:val="en-US"/>
        </w:rPr>
        <w:t xml:space="preserve"> Users must be able to manage their profile data, including payment </w:t>
      </w:r>
      <w:r w:rsidRPr="08000378" w:rsidR="2478FFF9">
        <w:rPr>
          <w:rFonts w:ascii="Calibri" w:hAnsi="Calibri" w:eastAsia="Calibri" w:cs="Calibri"/>
          <w:color w:val="1F1F1F"/>
          <w:lang w:val="en-US"/>
        </w:rPr>
        <w:t>methods (</w:t>
      </w:r>
      <w:r w:rsidRPr="08000378" w:rsidR="3D12D325">
        <w:rPr>
          <w:rFonts w:ascii="Calibri" w:hAnsi="Calibri" w:eastAsia="Calibri" w:cs="Calibri"/>
          <w:color w:val="1F1F1F"/>
          <w:lang w:val="en-US"/>
        </w:rPr>
        <w:t xml:space="preserve">Stripe) </w:t>
      </w:r>
      <w:r w:rsidRPr="08000378">
        <w:rPr>
          <w:rFonts w:ascii="Calibri" w:hAnsi="Calibri" w:eastAsia="Calibri" w:cs="Calibri"/>
          <w:color w:val="1F1F1F"/>
          <w:lang w:val="en-US"/>
        </w:rPr>
        <w:t>and service history.</w:t>
      </w:r>
    </w:p>
    <w:p w:rsidR="754D1E28" w:rsidP="08000378" w:rsidRDefault="2D4853D1" w14:paraId="5361471A" w14:textId="374A909E">
      <w:pPr>
        <w:spacing w:before="240" w:after="120" w:line="240" w:lineRule="auto"/>
        <w:jc w:val="both"/>
        <w:rPr>
          <w:rFonts w:ascii="Calibri" w:hAnsi="Calibri" w:eastAsia="Calibri" w:cs="Calibri"/>
          <w:b/>
          <w:bCs/>
          <w:color w:val="1F1F1F"/>
          <w:lang w:val="en-US"/>
        </w:rPr>
      </w:pPr>
      <w:r w:rsidRPr="08000378">
        <w:rPr>
          <w:rFonts w:ascii="Calibri" w:hAnsi="Calibri" w:eastAsia="Calibri" w:cs="Calibri"/>
          <w:b/>
          <w:bCs/>
          <w:color w:val="1F1F1F"/>
          <w:lang w:val="en-US"/>
        </w:rPr>
        <w:t>FR 2: Search and Discovery</w:t>
      </w:r>
    </w:p>
    <w:p w:rsidR="754D1E28" w:rsidP="0065331D" w:rsidRDefault="2D4853D1" w14:paraId="790E96D3" w14:textId="47DA09C7">
      <w:pPr>
        <w:pStyle w:val="ListParagraph"/>
        <w:numPr>
          <w:ilvl w:val="0"/>
          <w:numId w:val="16"/>
        </w:numPr>
        <w:spacing w:before="220" w:after="220" w:line="240" w:lineRule="auto"/>
        <w:jc w:val="both"/>
        <w:rPr>
          <w:rFonts w:ascii="Calibri" w:hAnsi="Calibri" w:eastAsia="Calibri" w:cs="Calibri"/>
          <w:b/>
          <w:color w:val="1F1F1F"/>
          <w:lang w:val="en-US"/>
        </w:rPr>
      </w:pPr>
      <w:r w:rsidRPr="08000378">
        <w:rPr>
          <w:rFonts w:ascii="Calibri" w:hAnsi="Calibri" w:eastAsia="Calibri" w:cs="Calibri"/>
          <w:b/>
          <w:bCs/>
          <w:color w:val="1F1F1F"/>
          <w:lang w:val="en-US"/>
        </w:rPr>
        <w:t>FR 2.1:</w:t>
      </w:r>
      <w:r w:rsidRPr="08000378">
        <w:rPr>
          <w:rFonts w:ascii="Calibri" w:hAnsi="Calibri" w:eastAsia="Calibri" w:cs="Calibri"/>
          <w:color w:val="1F1F1F"/>
          <w:lang w:val="en-US"/>
        </w:rPr>
        <w:t xml:space="preserve"> The </w:t>
      </w:r>
      <w:proofErr w:type="gramStart"/>
      <w:r w:rsidRPr="08000378">
        <w:rPr>
          <w:rFonts w:ascii="Calibri" w:hAnsi="Calibri" w:eastAsia="Calibri" w:cs="Calibri"/>
          <w:color w:val="1F1F1F"/>
          <w:lang w:val="en-US"/>
        </w:rPr>
        <w:t>system shall</w:t>
      </w:r>
      <w:proofErr w:type="gramEnd"/>
      <w:r w:rsidRPr="08000378">
        <w:rPr>
          <w:rFonts w:ascii="Calibri" w:hAnsi="Calibri" w:eastAsia="Calibri" w:cs="Calibri"/>
          <w:color w:val="1F1F1F"/>
          <w:lang w:val="en-US"/>
        </w:rPr>
        <w:t xml:space="preserve"> provide a search interface allowing users to filter Helpers by Category (e.g., Home Appliance), Rating (1-5 stars), Price Range, and Language.</w:t>
      </w:r>
      <w:r w:rsidRPr="08000378" w:rsidR="294DCEB0">
        <w:rPr>
          <w:rFonts w:ascii="Calibri" w:hAnsi="Calibri" w:eastAsia="Calibri" w:cs="Calibri"/>
          <w:color w:val="444746"/>
          <w:vertAlign w:val="superscript"/>
          <w:lang w:val="en-US"/>
        </w:rPr>
        <w:t>8</w:t>
      </w:r>
    </w:p>
    <w:p w:rsidR="754D1E28" w:rsidP="0065331D" w:rsidRDefault="2D4853D1" w14:paraId="3C1BD0B1" w14:textId="3AB39F11">
      <w:pPr>
        <w:pStyle w:val="ListParagraph"/>
        <w:numPr>
          <w:ilvl w:val="0"/>
          <w:numId w:val="16"/>
        </w:numPr>
        <w:spacing w:before="220" w:after="220" w:line="240" w:lineRule="auto"/>
        <w:jc w:val="both"/>
        <w:rPr>
          <w:rFonts w:ascii="Calibri" w:hAnsi="Calibri" w:eastAsia="Calibri" w:cs="Calibri"/>
          <w:b/>
          <w:color w:val="1F1F1F"/>
          <w:lang w:val="en-US"/>
        </w:rPr>
      </w:pPr>
      <w:r w:rsidRPr="08000378">
        <w:rPr>
          <w:rFonts w:ascii="Calibri" w:hAnsi="Calibri" w:eastAsia="Calibri" w:cs="Calibri"/>
          <w:b/>
          <w:bCs/>
          <w:color w:val="1F1F1F"/>
          <w:lang w:val="en-US"/>
        </w:rPr>
        <w:t>FR 2.2:</w:t>
      </w:r>
      <w:r w:rsidRPr="08000378">
        <w:rPr>
          <w:rFonts w:ascii="Calibri" w:hAnsi="Calibri" w:eastAsia="Calibri" w:cs="Calibri"/>
          <w:color w:val="1F1F1F"/>
          <w:lang w:val="en-US"/>
        </w:rPr>
        <w:t xml:space="preserve"> </w:t>
      </w:r>
      <w:r w:rsidRPr="08000378" w:rsidR="34512A22">
        <w:rPr>
          <w:rFonts w:ascii="Calibri" w:hAnsi="Calibri" w:eastAsia="Calibri" w:cs="Calibri"/>
          <w:color w:val="1F1F1F"/>
          <w:lang w:val="en-US"/>
        </w:rPr>
        <w:t>The system shall display Helper availability status related to the previously set weekly calendar</w:t>
      </w:r>
      <w:r w:rsidRPr="08000378">
        <w:rPr>
          <w:rFonts w:ascii="Calibri" w:hAnsi="Calibri" w:eastAsia="Calibri" w:cs="Calibri"/>
          <w:color w:val="1F1F1F"/>
          <w:lang w:val="en-US"/>
        </w:rPr>
        <w:t>.</w:t>
      </w:r>
    </w:p>
    <w:p w:rsidR="754D1E28" w:rsidP="0065331D" w:rsidRDefault="2D4853D1" w14:paraId="7B1A1487" w14:textId="109BC81C">
      <w:pPr>
        <w:pStyle w:val="ListParagraph"/>
        <w:numPr>
          <w:ilvl w:val="0"/>
          <w:numId w:val="16"/>
        </w:numPr>
        <w:spacing w:before="220" w:after="220" w:line="240" w:lineRule="auto"/>
        <w:jc w:val="both"/>
        <w:rPr>
          <w:rFonts w:ascii="Calibri" w:hAnsi="Calibri" w:eastAsia="Calibri" w:cs="Calibri"/>
          <w:b/>
          <w:color w:val="1F1F1F"/>
          <w:lang w:val="en-US"/>
        </w:rPr>
      </w:pPr>
      <w:r w:rsidRPr="08000378">
        <w:rPr>
          <w:rFonts w:ascii="Calibri" w:hAnsi="Calibri" w:eastAsia="Calibri" w:cs="Calibri"/>
          <w:b/>
          <w:bCs/>
          <w:color w:val="1F1F1F"/>
          <w:lang w:val="en-US"/>
        </w:rPr>
        <w:t>FR 2.3:</w:t>
      </w:r>
      <w:r w:rsidRPr="08000378">
        <w:rPr>
          <w:rFonts w:ascii="Calibri" w:hAnsi="Calibri" w:eastAsia="Calibri" w:cs="Calibri"/>
          <w:color w:val="1F1F1F"/>
          <w:lang w:val="en-US"/>
        </w:rPr>
        <w:t xml:space="preserve"> The search algorithm shall prioritize Helpers with higher ratings and lower response times.</w:t>
      </w:r>
    </w:p>
    <w:p w:rsidR="754D1E28" w:rsidP="08000378" w:rsidRDefault="2D4853D1" w14:paraId="12FCD25D" w14:textId="7BAD7EFA">
      <w:pPr>
        <w:spacing w:before="240" w:after="120" w:line="240" w:lineRule="auto"/>
        <w:jc w:val="both"/>
        <w:rPr>
          <w:rFonts w:ascii="Calibri" w:hAnsi="Calibri" w:eastAsia="Calibri" w:cs="Calibri"/>
          <w:b/>
          <w:bCs/>
          <w:color w:val="1F1F1F"/>
          <w:lang w:val="en-US"/>
        </w:rPr>
      </w:pPr>
      <w:r w:rsidRPr="08000378">
        <w:rPr>
          <w:rFonts w:ascii="Calibri" w:hAnsi="Calibri" w:eastAsia="Calibri" w:cs="Calibri"/>
          <w:b/>
          <w:bCs/>
          <w:color w:val="1F1F1F"/>
          <w:lang w:val="en-US"/>
        </w:rPr>
        <w:t>FR 3: Real-Time Communication (Video &amp; Chat)</w:t>
      </w:r>
    </w:p>
    <w:p w:rsidR="754D1E28" w:rsidP="0065331D" w:rsidRDefault="2D4853D1" w14:paraId="1520940A" w14:textId="1B373E17">
      <w:pPr>
        <w:pStyle w:val="ListParagraph"/>
        <w:numPr>
          <w:ilvl w:val="0"/>
          <w:numId w:val="4"/>
        </w:numPr>
        <w:spacing w:before="220" w:after="220" w:line="240" w:lineRule="auto"/>
        <w:jc w:val="both"/>
        <w:rPr>
          <w:rFonts w:ascii="Calibri" w:hAnsi="Calibri" w:eastAsia="Calibri" w:cs="Calibri"/>
          <w:b/>
          <w:color w:val="1F1F1F"/>
          <w:lang w:val="en-US"/>
        </w:rPr>
      </w:pPr>
      <w:r w:rsidRPr="08000378">
        <w:rPr>
          <w:rFonts w:ascii="Calibri" w:hAnsi="Calibri" w:eastAsia="Calibri" w:cs="Calibri"/>
          <w:b/>
          <w:bCs/>
          <w:color w:val="1F1F1F"/>
          <w:lang w:val="en-US"/>
        </w:rPr>
        <w:t>FR 3.1:</w:t>
      </w:r>
      <w:r w:rsidRPr="08000378">
        <w:rPr>
          <w:rFonts w:ascii="Calibri" w:hAnsi="Calibri" w:eastAsia="Calibri" w:cs="Calibri"/>
          <w:color w:val="1F1F1F"/>
          <w:lang w:val="en-US"/>
        </w:rPr>
        <w:t xml:space="preserve"> The system shall establish a peer-to-peer (P2P) video and audio connection between the User and Helper using the WebRTC protocol.</w:t>
      </w:r>
      <w:r w:rsidRPr="08000378">
        <w:rPr>
          <w:rFonts w:ascii="Calibri" w:hAnsi="Calibri" w:eastAsia="Calibri" w:cs="Calibri"/>
          <w:color w:val="444746"/>
          <w:vertAlign w:val="superscript"/>
          <w:lang w:val="en-US"/>
        </w:rPr>
        <w:t>4</w:t>
      </w:r>
    </w:p>
    <w:p w:rsidR="754D1E28" w:rsidP="0065331D" w:rsidRDefault="2D4853D1" w14:paraId="527EB420" w14:textId="5E7D3B79">
      <w:pPr>
        <w:pStyle w:val="ListParagraph"/>
        <w:numPr>
          <w:ilvl w:val="0"/>
          <w:numId w:val="4"/>
        </w:numPr>
        <w:spacing w:before="220" w:after="220" w:line="240" w:lineRule="auto"/>
        <w:jc w:val="both"/>
        <w:rPr>
          <w:rFonts w:ascii="Calibri" w:hAnsi="Calibri" w:eastAsia="Calibri" w:cs="Calibri"/>
          <w:b/>
          <w:color w:val="1F1F1F"/>
          <w:lang w:val="en-US"/>
        </w:rPr>
      </w:pPr>
      <w:r w:rsidRPr="08000378">
        <w:rPr>
          <w:rFonts w:ascii="Calibri" w:hAnsi="Calibri" w:eastAsia="Calibri" w:cs="Calibri"/>
          <w:b/>
          <w:bCs/>
          <w:color w:val="1F1F1F"/>
          <w:lang w:val="en-US"/>
        </w:rPr>
        <w:t>FR 3.</w:t>
      </w:r>
      <w:r w:rsidRPr="08000378" w:rsidR="2A978181">
        <w:rPr>
          <w:rFonts w:ascii="Calibri" w:hAnsi="Calibri" w:eastAsia="Calibri" w:cs="Calibri"/>
          <w:b/>
          <w:bCs/>
          <w:color w:val="1F1F1F"/>
          <w:lang w:val="en-US"/>
        </w:rPr>
        <w:t>2</w:t>
      </w:r>
      <w:r w:rsidRPr="08000378">
        <w:rPr>
          <w:rFonts w:ascii="Calibri" w:hAnsi="Calibri" w:eastAsia="Calibri" w:cs="Calibri"/>
          <w:b/>
          <w:bCs/>
          <w:color w:val="1F1F1F"/>
          <w:lang w:val="en-US"/>
        </w:rPr>
        <w:t>:</w:t>
      </w:r>
      <w:r w:rsidRPr="08000378">
        <w:rPr>
          <w:rFonts w:ascii="Calibri" w:hAnsi="Calibri" w:eastAsia="Calibri" w:cs="Calibri"/>
          <w:color w:val="1F1F1F"/>
          <w:lang w:val="en-US"/>
        </w:rPr>
        <w:t xml:space="preserve"> The system shall include a text-based chat function alongside the video feed for sharing model numbers, serial codes, or URLs.</w:t>
      </w:r>
      <w:r w:rsidRPr="08000378" w:rsidR="7FC2C681">
        <w:rPr>
          <w:rFonts w:ascii="Calibri" w:hAnsi="Calibri" w:eastAsia="Calibri" w:cs="Calibri"/>
          <w:color w:val="444746"/>
          <w:vertAlign w:val="superscript"/>
          <w:lang w:val="en-US"/>
        </w:rPr>
        <w:t>8</w:t>
      </w:r>
    </w:p>
    <w:p w:rsidR="754D1E28" w:rsidP="0065331D" w:rsidRDefault="2D4853D1" w14:paraId="2A9D8CA7" w14:textId="44374F30">
      <w:pPr>
        <w:pStyle w:val="ListParagraph"/>
        <w:numPr>
          <w:ilvl w:val="0"/>
          <w:numId w:val="4"/>
        </w:numPr>
        <w:spacing w:before="220" w:after="220" w:line="240" w:lineRule="auto"/>
        <w:contextualSpacing w:val="0"/>
        <w:jc w:val="both"/>
        <w:rPr>
          <w:rFonts w:ascii="Calibri" w:hAnsi="Calibri" w:eastAsia="Calibri" w:cs="Calibri"/>
          <w:color w:val="1F1F1F"/>
          <w:lang w:val="en-US"/>
        </w:rPr>
      </w:pPr>
      <w:r w:rsidRPr="08000378">
        <w:rPr>
          <w:rFonts w:ascii="Calibri" w:hAnsi="Calibri" w:eastAsia="Calibri" w:cs="Calibri"/>
          <w:b/>
          <w:bCs/>
          <w:color w:val="1F1F1F"/>
          <w:lang w:val="en-US"/>
        </w:rPr>
        <w:t>FR 3.</w:t>
      </w:r>
      <w:r w:rsidRPr="08000378" w:rsidR="3B45FC9B">
        <w:rPr>
          <w:rFonts w:ascii="Calibri" w:hAnsi="Calibri" w:eastAsia="Calibri" w:cs="Calibri"/>
          <w:b/>
          <w:bCs/>
          <w:color w:val="1F1F1F"/>
          <w:lang w:val="en-US"/>
        </w:rPr>
        <w:t>3</w:t>
      </w:r>
      <w:r w:rsidRPr="08000378">
        <w:rPr>
          <w:rFonts w:ascii="Calibri" w:hAnsi="Calibri" w:eastAsia="Calibri" w:cs="Calibri"/>
          <w:b/>
          <w:bCs/>
          <w:color w:val="1F1F1F"/>
          <w:lang w:val="en-US"/>
        </w:rPr>
        <w:t>:</w:t>
      </w:r>
      <w:r w:rsidRPr="08000378">
        <w:rPr>
          <w:rFonts w:ascii="Calibri" w:hAnsi="Calibri" w:eastAsia="Calibri" w:cs="Calibri"/>
          <w:color w:val="1F1F1F"/>
          <w:lang w:val="en-US"/>
        </w:rPr>
        <w:t xml:space="preserve"> The system shall allow the Helper to mute audio or pause video streams for privacy or clarity.</w:t>
      </w:r>
    </w:p>
    <w:p w:rsidR="754D1E28" w:rsidP="08000378" w:rsidRDefault="2D4853D1" w14:paraId="492B761F" w14:textId="0A0AF166">
      <w:pPr>
        <w:spacing w:before="240" w:after="120" w:line="240" w:lineRule="auto"/>
        <w:jc w:val="both"/>
        <w:rPr>
          <w:rFonts w:ascii="Calibri" w:hAnsi="Calibri" w:eastAsia="Calibri" w:cs="Calibri"/>
          <w:b/>
          <w:bCs/>
          <w:color w:val="1F1F1F"/>
          <w:lang w:val="en-US"/>
        </w:rPr>
      </w:pPr>
      <w:r w:rsidRPr="08000378">
        <w:rPr>
          <w:rFonts w:ascii="Calibri" w:hAnsi="Calibri" w:eastAsia="Calibri" w:cs="Calibri"/>
          <w:b/>
          <w:bCs/>
          <w:color w:val="1F1F1F"/>
          <w:lang w:val="en-US"/>
        </w:rPr>
        <w:t>FR 4: Session Management and Signaling</w:t>
      </w:r>
    </w:p>
    <w:p w:rsidR="754D1E28" w:rsidP="0065331D" w:rsidRDefault="2D4853D1" w14:paraId="110A0339" w14:textId="3C9ADB43">
      <w:pPr>
        <w:pStyle w:val="ListParagraph"/>
        <w:numPr>
          <w:ilvl w:val="0"/>
          <w:numId w:val="19"/>
        </w:numPr>
        <w:spacing w:before="220" w:after="220" w:line="240" w:lineRule="auto"/>
        <w:jc w:val="both"/>
        <w:rPr>
          <w:rFonts w:ascii="Calibri" w:hAnsi="Calibri" w:eastAsia="Calibri" w:cs="Calibri"/>
          <w:color w:val="1F1F1F"/>
          <w:lang w:val="en-US"/>
        </w:rPr>
      </w:pPr>
      <w:r w:rsidRPr="08000378">
        <w:rPr>
          <w:rFonts w:ascii="Calibri" w:hAnsi="Calibri" w:eastAsia="Calibri" w:cs="Calibri"/>
          <w:b/>
          <w:bCs/>
          <w:color w:val="1F1F1F"/>
          <w:lang w:val="en-US"/>
        </w:rPr>
        <w:t>FR 4.</w:t>
      </w:r>
      <w:r w:rsidRPr="08000378" w:rsidR="7EB01C07">
        <w:rPr>
          <w:rFonts w:ascii="Calibri" w:hAnsi="Calibri" w:eastAsia="Calibri" w:cs="Calibri"/>
          <w:b/>
          <w:bCs/>
          <w:color w:val="1F1F1F"/>
          <w:lang w:val="en-US"/>
        </w:rPr>
        <w:t>1</w:t>
      </w:r>
      <w:r w:rsidRPr="08000378">
        <w:rPr>
          <w:rFonts w:ascii="Calibri" w:hAnsi="Calibri" w:eastAsia="Calibri" w:cs="Calibri"/>
          <w:b/>
          <w:bCs/>
          <w:color w:val="1F1F1F"/>
          <w:lang w:val="en-US"/>
        </w:rPr>
        <w:t>:</w:t>
      </w:r>
      <w:r w:rsidRPr="08000378">
        <w:rPr>
          <w:rFonts w:ascii="Calibri" w:hAnsi="Calibri" w:eastAsia="Calibri" w:cs="Calibri"/>
          <w:color w:val="1F1F1F"/>
          <w:lang w:val="en-US"/>
        </w:rPr>
        <w:t xml:space="preserve"> The system must track the start and end time of the video session to calculate duration for billing.</w:t>
      </w:r>
    </w:p>
    <w:p w:rsidR="754D1E28" w:rsidP="0065331D" w:rsidRDefault="3EE00C33" w14:paraId="3A147FCA" w14:textId="09C2CF45">
      <w:pPr>
        <w:pStyle w:val="ListParagraph"/>
        <w:numPr>
          <w:ilvl w:val="0"/>
          <w:numId w:val="19"/>
        </w:numPr>
        <w:spacing w:before="220" w:after="220" w:line="240" w:lineRule="auto"/>
        <w:jc w:val="both"/>
        <w:rPr>
          <w:rFonts w:ascii="Calibri" w:hAnsi="Calibri" w:eastAsia="Calibri" w:cs="Calibri"/>
          <w:color w:val="1F1F1F"/>
          <w:lang w:val="en-US"/>
        </w:rPr>
      </w:pPr>
      <w:r w:rsidRPr="08000378">
        <w:rPr>
          <w:rFonts w:ascii="Calibri" w:hAnsi="Calibri" w:eastAsia="Calibri" w:cs="Calibri"/>
          <w:b/>
          <w:bCs/>
          <w:color w:val="1F1F1F"/>
          <w:lang w:val="en-US"/>
        </w:rPr>
        <w:t>FR 4.</w:t>
      </w:r>
      <w:r w:rsidRPr="08000378" w:rsidR="73C5EB89">
        <w:rPr>
          <w:rFonts w:ascii="Calibri" w:hAnsi="Calibri" w:eastAsia="Calibri" w:cs="Calibri"/>
          <w:b/>
          <w:bCs/>
          <w:color w:val="1F1F1F"/>
          <w:lang w:val="en-US"/>
        </w:rPr>
        <w:t>2</w:t>
      </w:r>
      <w:r w:rsidRPr="08000378">
        <w:rPr>
          <w:rFonts w:ascii="Calibri" w:hAnsi="Calibri" w:eastAsia="Calibri" w:cs="Calibri"/>
          <w:b/>
          <w:bCs/>
          <w:color w:val="1F1F1F"/>
          <w:lang w:val="en-US"/>
        </w:rPr>
        <w:t>:</w:t>
      </w:r>
      <w:r w:rsidRPr="08000378">
        <w:rPr>
          <w:rFonts w:ascii="Calibri" w:hAnsi="Calibri" w:eastAsia="Calibri" w:cs="Calibri"/>
          <w:color w:val="1F1F1F"/>
          <w:lang w:val="en-US"/>
        </w:rPr>
        <w:t xml:space="preserve"> The system shall store and manage all video call sessions conducted through the platform, including the associated text-based chat </w:t>
      </w:r>
      <w:proofErr w:type="gramStart"/>
      <w:r w:rsidRPr="08000378">
        <w:rPr>
          <w:rFonts w:ascii="Calibri" w:hAnsi="Calibri" w:eastAsia="Calibri" w:cs="Calibri"/>
          <w:color w:val="1F1F1F"/>
          <w:lang w:val="en-US"/>
        </w:rPr>
        <w:t>exchanged</w:t>
      </w:r>
      <w:proofErr w:type="gramEnd"/>
      <w:r w:rsidRPr="08000378">
        <w:rPr>
          <w:rFonts w:ascii="Calibri" w:hAnsi="Calibri" w:eastAsia="Calibri" w:cs="Calibri"/>
          <w:color w:val="1F1F1F"/>
          <w:lang w:val="en-US"/>
        </w:rPr>
        <w:t xml:space="preserve"> between the User and the Helper.</w:t>
      </w:r>
    </w:p>
    <w:p w:rsidR="754D1E28" w:rsidP="0065331D" w:rsidRDefault="3EE00C33" w14:paraId="34AA50F3" w14:textId="2501E072">
      <w:pPr>
        <w:pStyle w:val="ListParagraph"/>
        <w:numPr>
          <w:ilvl w:val="0"/>
          <w:numId w:val="19"/>
        </w:numPr>
        <w:spacing w:before="220" w:after="220" w:line="240" w:lineRule="auto"/>
        <w:jc w:val="both"/>
        <w:rPr>
          <w:rFonts w:ascii="Calibri" w:hAnsi="Calibri" w:eastAsia="Calibri" w:cs="Calibri"/>
          <w:b/>
          <w:color w:val="1F1F1F"/>
          <w:lang w:val="en-US"/>
        </w:rPr>
      </w:pPr>
      <w:r w:rsidRPr="54A46197">
        <w:rPr>
          <w:b/>
          <w:lang w:val="en-US"/>
        </w:rPr>
        <w:t>FR 4.</w:t>
      </w:r>
      <w:r w:rsidRPr="54A46197" w:rsidR="3179060B">
        <w:rPr>
          <w:b/>
          <w:lang w:val="en-US"/>
        </w:rPr>
        <w:t>3</w:t>
      </w:r>
      <w:r w:rsidRPr="08000378">
        <w:rPr>
          <w:lang w:val="en-US"/>
        </w:rPr>
        <w:t>: The system shall persist session metadata (</w:t>
      </w:r>
      <w:r w:rsidRPr="08000378" w:rsidR="0EB0151B">
        <w:rPr>
          <w:lang w:val="en-US"/>
        </w:rPr>
        <w:t>participants, duration</w:t>
      </w:r>
      <w:r w:rsidRPr="08000378">
        <w:rPr>
          <w:lang w:val="en-US"/>
        </w:rPr>
        <w:t>, and session identifier), dispute resolution, retrospective quality review, and platform analytics</w:t>
      </w:r>
      <w:r w:rsidRPr="08000378" w:rsidR="7E154E4E">
        <w:rPr>
          <w:lang w:val="en-US"/>
        </w:rPr>
        <w:t>.</w:t>
      </w:r>
    </w:p>
    <w:p w:rsidR="754D1E28" w:rsidP="10CFA570" w:rsidRDefault="45739611" w14:paraId="4E70A75E" w14:textId="0D06E257">
      <w:pPr>
        <w:rPr>
          <w:rFonts w:ascii="Calibri" w:hAnsi="Calibri" w:eastAsia="Calibri" w:cs="Calibri"/>
          <w:b/>
          <w:color w:val="444746"/>
          <w:vertAlign w:val="superscript"/>
          <w:lang w:val="en-US"/>
        </w:rPr>
      </w:pPr>
      <w:r w:rsidRPr="08000378">
        <w:rPr>
          <w:lang w:val="en-US"/>
        </w:rPr>
        <w:t xml:space="preserve"> </w:t>
      </w:r>
      <w:r w:rsidRPr="7F736FD5">
        <w:rPr>
          <w:b/>
          <w:lang w:val="en-US"/>
        </w:rPr>
        <w:t>FR 5</w:t>
      </w:r>
      <w:r w:rsidRPr="08000378" w:rsidR="2D4853D1">
        <w:rPr>
          <w:b/>
          <w:bCs/>
          <w:lang w:val="en-US"/>
        </w:rPr>
        <w:t>: Financial Transactions</w:t>
      </w:r>
    </w:p>
    <w:p w:rsidR="754D1E28" w:rsidP="0065331D" w:rsidRDefault="2D4853D1" w14:paraId="34309DF7" w14:textId="791A869E">
      <w:pPr>
        <w:pStyle w:val="ListParagraph"/>
        <w:numPr>
          <w:ilvl w:val="0"/>
          <w:numId w:val="19"/>
        </w:numPr>
        <w:spacing w:before="220" w:after="220" w:line="240" w:lineRule="auto"/>
        <w:jc w:val="both"/>
        <w:rPr>
          <w:b/>
          <w:lang w:val="en-US"/>
        </w:rPr>
      </w:pPr>
      <w:r w:rsidRPr="08000378">
        <w:rPr>
          <w:rFonts w:ascii="Calibri" w:hAnsi="Calibri" w:eastAsia="Calibri" w:cs="Calibri"/>
          <w:b/>
          <w:bCs/>
          <w:color w:val="1F1F1F"/>
          <w:lang w:val="en-US"/>
        </w:rPr>
        <w:t>FR 5.1:</w:t>
      </w:r>
      <w:r w:rsidRPr="08000378">
        <w:rPr>
          <w:rFonts w:ascii="Calibri" w:hAnsi="Calibri" w:eastAsia="Calibri" w:cs="Calibri"/>
          <w:color w:val="1F1F1F"/>
          <w:lang w:val="en-US"/>
        </w:rPr>
        <w:t xml:space="preserve"> The system shall securely tokenize and store payment information using a payment gateway integration (simulated or real via Stripe API).</w:t>
      </w:r>
    </w:p>
    <w:p w:rsidR="754D1E28" w:rsidP="0065331D" w:rsidRDefault="2D4853D1" w14:paraId="669EDDDE" w14:textId="2561A3FD">
      <w:pPr>
        <w:pStyle w:val="ListParagraph"/>
        <w:numPr>
          <w:ilvl w:val="0"/>
          <w:numId w:val="6"/>
        </w:numPr>
        <w:spacing w:before="220" w:after="220" w:line="240" w:lineRule="auto"/>
        <w:jc w:val="both"/>
        <w:rPr>
          <w:rFonts w:ascii="Calibri" w:hAnsi="Calibri" w:eastAsia="Calibri" w:cs="Calibri"/>
          <w:b/>
          <w:color w:val="1F1F1F"/>
          <w:lang w:val="en-US"/>
        </w:rPr>
      </w:pPr>
      <w:r w:rsidRPr="08000378">
        <w:rPr>
          <w:rFonts w:ascii="Calibri" w:hAnsi="Calibri" w:eastAsia="Calibri" w:cs="Calibri"/>
          <w:b/>
          <w:bCs/>
          <w:color w:val="1F1F1F"/>
          <w:lang w:val="en-US"/>
        </w:rPr>
        <w:t>FR 5.2:</w:t>
      </w:r>
      <w:r w:rsidRPr="08000378">
        <w:rPr>
          <w:rFonts w:ascii="Calibri" w:hAnsi="Calibri" w:eastAsia="Calibri" w:cs="Calibri"/>
          <w:color w:val="1F1F1F"/>
          <w:lang w:val="en-US"/>
        </w:rPr>
        <w:t xml:space="preserve"> Upon session termination, the system shall automatically calculate the total cost based on the Helper's rate and session </w:t>
      </w:r>
      <w:r w:rsidRPr="08000378" w:rsidR="66E56BC5">
        <w:rPr>
          <w:rFonts w:ascii="Calibri" w:hAnsi="Calibri" w:eastAsia="Calibri" w:cs="Calibri"/>
          <w:color w:val="1F1F1F"/>
          <w:lang w:val="en-US"/>
        </w:rPr>
        <w:t>duration and</w:t>
      </w:r>
      <w:r w:rsidRPr="08000378">
        <w:rPr>
          <w:rFonts w:ascii="Calibri" w:hAnsi="Calibri" w:eastAsia="Calibri" w:cs="Calibri"/>
          <w:color w:val="1F1F1F"/>
          <w:lang w:val="en-US"/>
        </w:rPr>
        <w:t xml:space="preserve"> process the charge.</w:t>
      </w:r>
      <w:r w:rsidRPr="08000378" w:rsidR="57A53C20">
        <w:rPr>
          <w:rFonts w:ascii="Calibri" w:hAnsi="Calibri" w:eastAsia="Calibri" w:cs="Calibri"/>
          <w:color w:val="444746"/>
          <w:vertAlign w:val="superscript"/>
          <w:lang w:val="en-US"/>
        </w:rPr>
        <w:t>8</w:t>
      </w:r>
    </w:p>
    <w:p w:rsidR="754D1E28" w:rsidP="0065331D" w:rsidRDefault="2D4853D1" w14:paraId="6D5BAAC2" w14:textId="67E91A85">
      <w:pPr>
        <w:pStyle w:val="ListParagraph"/>
        <w:numPr>
          <w:ilvl w:val="0"/>
          <w:numId w:val="6"/>
        </w:numPr>
        <w:spacing w:before="220" w:after="220" w:line="240" w:lineRule="auto"/>
        <w:contextualSpacing w:val="0"/>
        <w:jc w:val="both"/>
        <w:rPr>
          <w:rFonts w:ascii="Calibri" w:hAnsi="Calibri" w:eastAsia="Calibri" w:cs="Calibri"/>
          <w:color w:val="1F1F1F"/>
          <w:lang w:val="en-US"/>
        </w:rPr>
      </w:pPr>
      <w:r w:rsidRPr="08000378">
        <w:rPr>
          <w:rFonts w:ascii="Calibri" w:hAnsi="Calibri" w:eastAsia="Calibri" w:cs="Calibri"/>
          <w:b/>
          <w:bCs/>
          <w:color w:val="1F1F1F"/>
          <w:lang w:val="en-US"/>
        </w:rPr>
        <w:t>FR 5.3:</w:t>
      </w:r>
      <w:r w:rsidRPr="08000378">
        <w:rPr>
          <w:rFonts w:ascii="Calibri" w:hAnsi="Calibri" w:eastAsia="Calibri" w:cs="Calibri"/>
          <w:color w:val="1F1F1F"/>
          <w:lang w:val="en-US"/>
        </w:rPr>
        <w:t xml:space="preserve"> The system must generate a digital receipt for both parties.</w:t>
      </w:r>
    </w:p>
    <w:p w:rsidR="754D1E28" w:rsidP="08000378" w:rsidRDefault="2D4853D1" w14:paraId="4CFEF5D4" w14:textId="76B00586">
      <w:pPr>
        <w:spacing w:before="240" w:after="120" w:line="240" w:lineRule="auto"/>
        <w:jc w:val="both"/>
        <w:rPr>
          <w:rFonts w:ascii="Calibri" w:hAnsi="Calibri" w:eastAsia="Calibri" w:cs="Calibri"/>
          <w:b/>
          <w:bCs/>
          <w:color w:val="1F1F1F"/>
          <w:lang w:val="en-US"/>
        </w:rPr>
      </w:pPr>
      <w:r w:rsidRPr="08000378">
        <w:rPr>
          <w:rFonts w:ascii="Calibri" w:hAnsi="Calibri" w:eastAsia="Calibri" w:cs="Calibri"/>
          <w:b/>
          <w:bCs/>
          <w:color w:val="1F1F1F"/>
          <w:lang w:val="en-US"/>
        </w:rPr>
        <w:t>FR 6: Reputation and Trust</w:t>
      </w:r>
    </w:p>
    <w:p w:rsidR="754D1E28" w:rsidP="0065331D" w:rsidRDefault="2D4853D1" w14:paraId="29965EC1" w14:textId="0A563A1A">
      <w:pPr>
        <w:pStyle w:val="ListParagraph"/>
        <w:numPr>
          <w:ilvl w:val="0"/>
          <w:numId w:val="18"/>
        </w:numPr>
        <w:spacing w:before="220" w:after="220" w:line="240" w:lineRule="auto"/>
        <w:jc w:val="both"/>
        <w:rPr>
          <w:rFonts w:ascii="Calibri" w:hAnsi="Calibri" w:eastAsia="Calibri" w:cs="Calibri"/>
          <w:b/>
          <w:color w:val="1F1F1F"/>
          <w:lang w:val="en-US"/>
        </w:rPr>
      </w:pPr>
      <w:r w:rsidRPr="08000378">
        <w:rPr>
          <w:rFonts w:ascii="Calibri" w:hAnsi="Calibri" w:eastAsia="Calibri" w:cs="Calibri"/>
          <w:b/>
          <w:bCs/>
          <w:color w:val="1F1F1F"/>
          <w:lang w:val="en-US"/>
        </w:rPr>
        <w:t>FR 6.1:</w:t>
      </w:r>
      <w:r w:rsidRPr="08000378">
        <w:rPr>
          <w:rFonts w:ascii="Calibri" w:hAnsi="Calibri" w:eastAsia="Calibri" w:cs="Calibri"/>
          <w:color w:val="1F1F1F"/>
          <w:lang w:val="en-US"/>
        </w:rPr>
        <w:t xml:space="preserve"> The system shall allow Users to rate Helpers on a </w:t>
      </w:r>
      <w:r w:rsidRPr="08000378" w:rsidR="3A8CEEB0">
        <w:rPr>
          <w:rFonts w:ascii="Calibri" w:hAnsi="Calibri" w:eastAsia="Calibri" w:cs="Calibri"/>
          <w:color w:val="1F1F1F"/>
          <w:lang w:val="en-US"/>
        </w:rPr>
        <w:t>1–5-star</w:t>
      </w:r>
      <w:r w:rsidRPr="08000378">
        <w:rPr>
          <w:rFonts w:ascii="Calibri" w:hAnsi="Calibri" w:eastAsia="Calibri" w:cs="Calibri"/>
          <w:color w:val="1F1F1F"/>
          <w:lang w:val="en-US"/>
        </w:rPr>
        <w:t xml:space="preserve"> scale and leave written reviews after a completed session.</w:t>
      </w:r>
      <w:r w:rsidRPr="08000378" w:rsidR="75B25853">
        <w:rPr>
          <w:rFonts w:ascii="Calibri" w:hAnsi="Calibri" w:eastAsia="Calibri" w:cs="Calibri"/>
          <w:color w:val="444746"/>
          <w:vertAlign w:val="superscript"/>
          <w:lang w:val="en-US"/>
        </w:rPr>
        <w:t>15</w:t>
      </w:r>
    </w:p>
    <w:p w:rsidR="754D1E28" w:rsidP="0065331D" w:rsidRDefault="2D4853D1" w14:paraId="6CEFB253" w14:textId="6AB8C9ED">
      <w:pPr>
        <w:pStyle w:val="ListParagraph"/>
        <w:numPr>
          <w:ilvl w:val="0"/>
          <w:numId w:val="18"/>
        </w:numPr>
        <w:spacing w:before="220" w:after="220" w:line="240" w:lineRule="auto"/>
        <w:contextualSpacing w:val="0"/>
        <w:jc w:val="both"/>
        <w:rPr>
          <w:rFonts w:ascii="Calibri" w:hAnsi="Calibri" w:eastAsia="Calibri" w:cs="Calibri"/>
          <w:color w:val="1F1F1F"/>
          <w:lang w:val="en-US"/>
        </w:rPr>
      </w:pPr>
      <w:r w:rsidRPr="08000378">
        <w:rPr>
          <w:rFonts w:ascii="Calibri" w:hAnsi="Calibri" w:eastAsia="Calibri" w:cs="Calibri"/>
          <w:b/>
          <w:bCs/>
          <w:color w:val="1F1F1F"/>
          <w:lang w:val="en-US"/>
        </w:rPr>
        <w:t>FR 6.2:</w:t>
      </w:r>
      <w:r w:rsidRPr="08000378">
        <w:rPr>
          <w:rFonts w:ascii="Calibri" w:hAnsi="Calibri" w:eastAsia="Calibri" w:cs="Calibri"/>
          <w:color w:val="1F1F1F"/>
          <w:lang w:val="en-US"/>
        </w:rPr>
        <w:t xml:space="preserve"> The system shall aggregate these ratings to display an average score on the Helper's public profile.</w:t>
      </w:r>
    </w:p>
    <w:p w:rsidR="754D1E28" w:rsidP="0065331D" w:rsidRDefault="6BB68155" w14:paraId="07CA594F" w14:textId="59DEB56D">
      <w:pPr>
        <w:pStyle w:val="ListParagraph"/>
        <w:numPr>
          <w:ilvl w:val="0"/>
          <w:numId w:val="18"/>
        </w:numPr>
        <w:spacing w:before="220" w:after="220" w:line="240" w:lineRule="auto"/>
        <w:contextualSpacing w:val="0"/>
        <w:jc w:val="both"/>
        <w:rPr>
          <w:rFonts w:ascii="Calibri" w:hAnsi="Calibri" w:eastAsia="Calibri" w:cs="Calibri"/>
          <w:color w:val="1F1F1F"/>
          <w:lang w:val="en-US"/>
        </w:rPr>
      </w:pPr>
      <w:r w:rsidRPr="08000378">
        <w:rPr>
          <w:rFonts w:ascii="Calibri" w:hAnsi="Calibri" w:eastAsia="Calibri" w:cs="Calibri"/>
          <w:b/>
          <w:bCs/>
          <w:color w:val="1F1F1F"/>
          <w:lang w:val="en-US"/>
        </w:rPr>
        <w:t>FR 6.3</w:t>
      </w:r>
      <w:r w:rsidRPr="08000378">
        <w:rPr>
          <w:rFonts w:ascii="Calibri" w:hAnsi="Calibri" w:eastAsia="Calibri" w:cs="Calibri"/>
          <w:color w:val="1F1F1F"/>
          <w:lang w:val="en-US"/>
        </w:rPr>
        <w:t xml:space="preserve"> (Public Chat Visibility – Safe): The system shall provide a public, read-only view of session chat logs to all registered users for transparency and rating validation, subject to (a) prior informed consent from both parties, and (b) automated anonymization/redaction of personally identifiable information (PII), order identifiers, payment data, and location details.</w:t>
      </w:r>
    </w:p>
    <w:p w:rsidR="754D1E28" w:rsidP="0065331D" w:rsidRDefault="6BB68155" w14:paraId="6F60F797" w14:textId="566E0BB0">
      <w:pPr>
        <w:pStyle w:val="ListParagraph"/>
        <w:numPr>
          <w:ilvl w:val="0"/>
          <w:numId w:val="18"/>
        </w:numPr>
        <w:spacing w:before="220" w:after="220" w:line="240" w:lineRule="auto"/>
        <w:contextualSpacing w:val="0"/>
        <w:jc w:val="both"/>
        <w:rPr>
          <w:rFonts w:ascii="Calibri" w:hAnsi="Calibri" w:eastAsia="Calibri" w:cs="Calibri"/>
          <w:color w:val="1F1F1F"/>
          <w:lang w:val="en-US"/>
        </w:rPr>
      </w:pPr>
      <w:r w:rsidRPr="08000378">
        <w:rPr>
          <w:rFonts w:ascii="Calibri" w:hAnsi="Calibri" w:eastAsia="Calibri" w:cs="Calibri"/>
          <w:b/>
          <w:bCs/>
          <w:color w:val="1F1F1F"/>
          <w:lang w:val="en-US"/>
        </w:rPr>
        <w:t>FR 6.4:</w:t>
      </w:r>
      <w:r w:rsidRPr="08000378">
        <w:rPr>
          <w:rFonts w:ascii="Calibri" w:hAnsi="Calibri" w:eastAsia="Calibri" w:cs="Calibri"/>
          <w:color w:val="1F1F1F"/>
          <w:lang w:val="en-US"/>
        </w:rPr>
        <w:t xml:space="preserve"> The system shall allow Users and Helpers to opt out of publishing their session chat logs publicly, while retaining private records for billing verification, dispute resolution, and compliance.</w:t>
      </w:r>
    </w:p>
    <w:p w:rsidR="754D1E28" w:rsidP="150A1946" w:rsidRDefault="22E57AC5" w14:paraId="03D2419E" w14:textId="7DBD696B">
      <w:pPr>
        <w:spacing w:before="240" w:after="120" w:line="240" w:lineRule="auto"/>
        <w:jc w:val="both"/>
        <w:rPr>
          <w:rFonts w:ascii="Calibri" w:hAnsi="Calibri" w:eastAsia="Calibri" w:cs="Calibri"/>
          <w:b/>
          <w:bCs/>
          <w:color w:val="1F1F1F"/>
          <w:lang w:val="en-US"/>
        </w:rPr>
      </w:pPr>
      <w:r w:rsidRPr="6DD42776">
        <w:rPr>
          <w:rFonts w:ascii="Calibri" w:hAnsi="Calibri" w:eastAsia="Calibri" w:cs="Calibri"/>
          <w:b/>
          <w:bCs/>
          <w:color w:val="1F1F1F"/>
          <w:lang w:val="en-US"/>
        </w:rPr>
        <w:t xml:space="preserve">FR 7: </w:t>
      </w:r>
      <w:r w:rsidRPr="6DD42776" w:rsidR="584C740D">
        <w:rPr>
          <w:rFonts w:ascii="Calibri" w:hAnsi="Calibri" w:eastAsia="Calibri" w:cs="Calibri"/>
          <w:b/>
          <w:bCs/>
          <w:color w:val="1F1F1F"/>
          <w:lang w:val="en-US"/>
        </w:rPr>
        <w:t xml:space="preserve">Administration </w:t>
      </w:r>
      <w:r w:rsidRPr="3262AD34" w:rsidR="0736826C">
        <w:rPr>
          <w:rFonts w:ascii="Calibri" w:hAnsi="Calibri" w:eastAsia="Calibri" w:cs="Calibri"/>
          <w:b/>
          <w:bCs/>
          <w:color w:val="1F1F1F"/>
          <w:lang w:val="en-US"/>
        </w:rPr>
        <w:t>&amp;</w:t>
      </w:r>
      <w:r w:rsidRPr="25B67BF9" w:rsidR="0736826C">
        <w:rPr>
          <w:rFonts w:ascii="Calibri" w:hAnsi="Calibri" w:eastAsia="Calibri" w:cs="Calibri"/>
          <w:b/>
          <w:bCs/>
          <w:color w:val="1F1F1F"/>
          <w:lang w:val="en-US"/>
        </w:rPr>
        <w:t xml:space="preserve"> Governance</w:t>
      </w:r>
    </w:p>
    <w:p w:rsidR="754D1E28" w:rsidP="0065331D" w:rsidRDefault="63454710" w14:paraId="0C0CF99F" w14:textId="7502F33B">
      <w:pPr>
        <w:pStyle w:val="ListParagraph"/>
        <w:numPr>
          <w:ilvl w:val="0"/>
          <w:numId w:val="17"/>
        </w:numPr>
        <w:spacing w:before="240" w:after="240"/>
        <w:jc w:val="both"/>
        <w:rPr>
          <w:rFonts w:ascii="Calibri" w:hAnsi="Calibri" w:eastAsia="Calibri" w:cs="Calibri"/>
          <w:lang w:val="en-CA"/>
        </w:rPr>
      </w:pPr>
      <w:r w:rsidRPr="25B67BF9">
        <w:rPr>
          <w:rFonts w:ascii="Calibri" w:hAnsi="Calibri" w:eastAsia="Calibri" w:cs="Calibri"/>
          <w:b/>
          <w:bCs/>
          <w:lang w:val="en-CA"/>
        </w:rPr>
        <w:t>FR 7.1</w:t>
      </w:r>
      <w:r w:rsidRPr="7753DE8D">
        <w:rPr>
          <w:rFonts w:ascii="Calibri" w:hAnsi="Calibri" w:eastAsia="Calibri" w:cs="Calibri"/>
          <w:lang w:val="en-CA"/>
        </w:rPr>
        <w:t>: The system must allow the Administrator to suspend or ban user or expert accounts for misconduct or violations of the terms of service.</w:t>
      </w:r>
    </w:p>
    <w:p w:rsidR="7753DE8D" w:rsidP="7753DE8D" w:rsidRDefault="7753DE8D" w14:paraId="008CC9D0" w14:textId="58AB3A4C">
      <w:pPr>
        <w:pStyle w:val="ListParagraph"/>
        <w:spacing w:before="240" w:after="240"/>
        <w:jc w:val="both"/>
        <w:rPr>
          <w:rFonts w:ascii="Calibri" w:hAnsi="Calibri" w:eastAsia="Calibri" w:cs="Calibri"/>
          <w:lang w:val="en-CA"/>
        </w:rPr>
      </w:pPr>
    </w:p>
    <w:p w:rsidR="754D1E28" w:rsidP="0065331D" w:rsidRDefault="63454710" w14:paraId="79AA7FEA" w14:textId="4C239D61">
      <w:pPr>
        <w:pStyle w:val="ListParagraph"/>
        <w:numPr>
          <w:ilvl w:val="0"/>
          <w:numId w:val="17"/>
        </w:numPr>
        <w:spacing w:before="240" w:after="240"/>
        <w:rPr>
          <w:rFonts w:ascii="Calibri" w:hAnsi="Calibri" w:eastAsia="Calibri" w:cs="Calibri"/>
          <w:lang w:val="en-CA"/>
        </w:rPr>
      </w:pPr>
      <w:r w:rsidRPr="25B67BF9">
        <w:rPr>
          <w:rFonts w:ascii="Calibri" w:hAnsi="Calibri" w:eastAsia="Calibri" w:cs="Calibri"/>
          <w:b/>
          <w:bCs/>
          <w:lang w:val="en-CA"/>
        </w:rPr>
        <w:t>FR 7.2</w:t>
      </w:r>
      <w:r w:rsidRPr="7753DE8D">
        <w:rPr>
          <w:rFonts w:ascii="Calibri" w:hAnsi="Calibri" w:eastAsia="Calibri" w:cs="Calibri"/>
          <w:lang w:val="en-CA"/>
        </w:rPr>
        <w:t>: The system must provide an interface for the Administrator to review session metadata and chat logs (pertained according to FR 4.3) to resolve complaints.</w:t>
      </w:r>
    </w:p>
    <w:p w:rsidR="7753DE8D" w:rsidP="7753DE8D" w:rsidRDefault="7753DE8D" w14:paraId="341AE9EF" w14:textId="267376F8">
      <w:pPr>
        <w:pStyle w:val="ListParagraph"/>
        <w:spacing w:before="240" w:after="240"/>
        <w:rPr>
          <w:rFonts w:ascii="Calibri" w:hAnsi="Calibri" w:eastAsia="Calibri" w:cs="Calibri"/>
          <w:lang w:val="en-CA"/>
        </w:rPr>
      </w:pPr>
    </w:p>
    <w:p w:rsidR="754D1E28" w:rsidP="0065331D" w:rsidRDefault="63454710" w14:paraId="66E217DB" w14:textId="1105D0D2">
      <w:pPr>
        <w:pStyle w:val="ListParagraph"/>
        <w:numPr>
          <w:ilvl w:val="0"/>
          <w:numId w:val="17"/>
        </w:numPr>
        <w:rPr>
          <w:rFonts w:ascii="Calibri" w:hAnsi="Calibri" w:eastAsia="Calibri" w:cs="Calibri"/>
          <w:lang w:val="en-CA"/>
        </w:rPr>
      </w:pPr>
      <w:r w:rsidRPr="25B67BF9">
        <w:rPr>
          <w:rFonts w:ascii="Calibri" w:hAnsi="Calibri" w:eastAsia="Calibri" w:cs="Calibri"/>
          <w:b/>
          <w:bCs/>
          <w:lang w:val="en-CA"/>
        </w:rPr>
        <w:t>FR 7.3</w:t>
      </w:r>
      <w:r w:rsidRPr="7753DE8D">
        <w:rPr>
          <w:rFonts w:ascii="Calibri" w:hAnsi="Calibri" w:eastAsia="Calibri" w:cs="Calibri"/>
          <w:lang w:val="en-CA"/>
        </w:rPr>
        <w:t>: The system must allow users to report technical or service issues by generating a ticket that the Administrator can manage.</w:t>
      </w:r>
    </w:p>
    <w:p w:rsidR="12C28D6D" w:rsidP="12C28D6D" w:rsidRDefault="12C28D6D" w14:paraId="26B9C10D" w14:textId="541A33AA">
      <w:pPr>
        <w:rPr>
          <w:lang w:val="en-US"/>
        </w:rPr>
      </w:pPr>
    </w:p>
    <w:p w:rsidR="754D1E28" w:rsidP="00AB33A4" w:rsidRDefault="2D4853D1" w14:paraId="5D7E34A7" w14:textId="7C2D30B0">
      <w:pPr>
        <w:pStyle w:val="Heading3"/>
        <w:keepNext w:val="0"/>
        <w:keepLines w:val="0"/>
        <w:spacing w:before="220" w:after="220" w:line="240" w:lineRule="auto"/>
        <w:jc w:val="both"/>
        <w:rPr>
          <w:rFonts w:ascii="Calibri" w:hAnsi="Calibri" w:eastAsia="Calibri" w:cs="Calibri"/>
          <w:color w:val="1F1F1F"/>
          <w:sz w:val="22"/>
          <w:szCs w:val="22"/>
          <w:lang w:val="en-US"/>
        </w:rPr>
      </w:pPr>
      <w:bookmarkStart w:name="_Toc220106750" w:id="17"/>
      <w:r w:rsidRPr="08000378">
        <w:rPr>
          <w:rFonts w:ascii="Calibri" w:hAnsi="Calibri" w:eastAsia="Calibri" w:cs="Calibri"/>
          <w:b/>
          <w:bCs/>
          <w:color w:val="1F1F1F"/>
          <w:lang w:val="en-US"/>
        </w:rPr>
        <w:t>4.</w:t>
      </w:r>
      <w:r w:rsidRPr="08000378" w:rsidR="75EFA347">
        <w:rPr>
          <w:rFonts w:ascii="Calibri" w:hAnsi="Calibri" w:eastAsia="Calibri" w:cs="Calibri"/>
          <w:b/>
          <w:bCs/>
          <w:color w:val="1F1F1F"/>
          <w:lang w:val="en-US"/>
        </w:rPr>
        <w:t>2</w:t>
      </w:r>
      <w:r w:rsidRPr="08000378">
        <w:rPr>
          <w:rFonts w:ascii="Calibri" w:hAnsi="Calibri" w:eastAsia="Calibri" w:cs="Calibri"/>
          <w:b/>
          <w:bCs/>
          <w:color w:val="1F1F1F"/>
          <w:lang w:val="en-US"/>
        </w:rPr>
        <w:t xml:space="preserve"> Non-Functional Requirements (NFR)</w:t>
      </w:r>
      <w:bookmarkEnd w:id="17"/>
    </w:p>
    <w:p w:rsidR="754D1E28" w:rsidP="08000378" w:rsidRDefault="2D4853D1" w14:paraId="0F96CC51" w14:textId="640491A3">
      <w:pPr>
        <w:spacing w:after="240" w:line="240" w:lineRule="auto"/>
        <w:jc w:val="both"/>
        <w:rPr>
          <w:rFonts w:ascii="Calibri" w:hAnsi="Calibri" w:eastAsia="Calibri" w:cs="Calibri"/>
          <w:color w:val="1F1F1F"/>
          <w:lang w:val="en-US"/>
        </w:rPr>
      </w:pPr>
      <w:r w:rsidRPr="08000378">
        <w:rPr>
          <w:rFonts w:ascii="Calibri" w:hAnsi="Calibri" w:eastAsia="Calibri" w:cs="Calibri"/>
          <w:color w:val="1F1F1F"/>
          <w:lang w:val="en-US"/>
        </w:rPr>
        <w:t>Non-Functional Requirements define the quality attributes of the system, ensuring it is usable, reliable, and scalable.</w:t>
      </w:r>
    </w:p>
    <w:p w:rsidR="754D1E28" w:rsidP="08000378" w:rsidRDefault="2D4853D1" w14:paraId="7AF4969A" w14:textId="00EFC757">
      <w:pPr>
        <w:spacing w:after="120" w:line="240" w:lineRule="auto"/>
        <w:jc w:val="both"/>
        <w:rPr>
          <w:rFonts w:ascii="Calibri" w:hAnsi="Calibri" w:eastAsia="Calibri" w:cs="Calibri"/>
          <w:b/>
          <w:bCs/>
          <w:color w:val="1F1F1F"/>
          <w:lang w:val="en-US"/>
        </w:rPr>
      </w:pPr>
      <w:r w:rsidRPr="08000378">
        <w:rPr>
          <w:rFonts w:ascii="Calibri" w:hAnsi="Calibri" w:eastAsia="Calibri" w:cs="Calibri"/>
          <w:b/>
          <w:bCs/>
          <w:color w:val="1F1F1F"/>
          <w:lang w:val="en-US"/>
        </w:rPr>
        <w:t>NFR 1: Performance (Latency and Responsiveness)</w:t>
      </w:r>
    </w:p>
    <w:p w:rsidR="754D1E28" w:rsidP="0065331D" w:rsidRDefault="2D4853D1" w14:paraId="6F81F56B" w14:textId="7FEC060A">
      <w:pPr>
        <w:pStyle w:val="ListParagraph"/>
        <w:numPr>
          <w:ilvl w:val="0"/>
          <w:numId w:val="24"/>
        </w:numPr>
        <w:spacing w:before="220" w:after="220" w:line="240" w:lineRule="auto"/>
        <w:jc w:val="both"/>
        <w:rPr>
          <w:rFonts w:ascii="Calibri" w:hAnsi="Calibri" w:eastAsia="Calibri" w:cs="Calibri"/>
          <w:color w:val="1F1F1F"/>
          <w:lang w:val="en-US"/>
        </w:rPr>
      </w:pPr>
      <w:r w:rsidRPr="08000378">
        <w:rPr>
          <w:rFonts w:ascii="Calibri" w:hAnsi="Calibri" w:eastAsia="Calibri" w:cs="Calibri"/>
          <w:b/>
          <w:bCs/>
          <w:color w:val="1F1F1F"/>
          <w:lang w:val="en-US"/>
        </w:rPr>
        <w:t>NFR 1.</w:t>
      </w:r>
      <w:r w:rsidRPr="08000378" w:rsidR="7DCFD906">
        <w:rPr>
          <w:rFonts w:ascii="Calibri" w:hAnsi="Calibri" w:eastAsia="Calibri" w:cs="Calibri"/>
          <w:b/>
          <w:bCs/>
          <w:color w:val="1F1F1F"/>
          <w:lang w:val="en-US"/>
        </w:rPr>
        <w:t>1</w:t>
      </w:r>
      <w:r w:rsidRPr="08000378">
        <w:rPr>
          <w:rFonts w:ascii="Calibri" w:hAnsi="Calibri" w:eastAsia="Calibri" w:cs="Calibri"/>
          <w:b/>
          <w:bCs/>
          <w:color w:val="1F1F1F"/>
          <w:lang w:val="en-US"/>
        </w:rPr>
        <w:t>:</w:t>
      </w:r>
      <w:r w:rsidRPr="08000378">
        <w:rPr>
          <w:rFonts w:ascii="Calibri" w:hAnsi="Calibri" w:eastAsia="Calibri" w:cs="Calibri"/>
          <w:color w:val="1F1F1F"/>
          <w:lang w:val="en-US"/>
        </w:rPr>
        <w:t xml:space="preserve"> The application must load the "Helper Search" results in under </w:t>
      </w:r>
      <w:r w:rsidRPr="08000378">
        <w:rPr>
          <w:rFonts w:ascii="Calibri" w:hAnsi="Calibri" w:eastAsia="Calibri" w:cs="Calibri"/>
          <w:b/>
          <w:bCs/>
          <w:color w:val="1F1F1F"/>
          <w:lang w:val="en-US"/>
        </w:rPr>
        <w:t>2 seconds</w:t>
      </w:r>
      <w:r w:rsidRPr="08000378">
        <w:rPr>
          <w:rFonts w:ascii="Calibri" w:hAnsi="Calibri" w:eastAsia="Calibri" w:cs="Calibri"/>
          <w:color w:val="1F1F1F"/>
          <w:lang w:val="en-US"/>
        </w:rPr>
        <w:t xml:space="preserve"> over a standard 4G network.</w:t>
      </w:r>
    </w:p>
    <w:p w:rsidR="754D1E28" w:rsidP="08000378" w:rsidRDefault="2D4853D1" w14:paraId="687311C1" w14:textId="04137660">
      <w:pPr>
        <w:spacing w:before="220" w:after="220" w:line="240" w:lineRule="auto"/>
        <w:jc w:val="both"/>
        <w:rPr>
          <w:rFonts w:ascii="Calibri" w:hAnsi="Calibri" w:eastAsia="Calibri" w:cs="Calibri"/>
          <w:b/>
          <w:bCs/>
          <w:color w:val="1F1F1F"/>
          <w:lang w:val="en-US"/>
        </w:rPr>
      </w:pPr>
      <w:r w:rsidRPr="08000378">
        <w:rPr>
          <w:rFonts w:ascii="Calibri" w:hAnsi="Calibri" w:eastAsia="Calibri" w:cs="Calibri"/>
          <w:b/>
          <w:bCs/>
          <w:color w:val="1F1F1F"/>
          <w:lang w:val="en-US"/>
        </w:rPr>
        <w:t xml:space="preserve">NFR </w:t>
      </w:r>
      <w:r w:rsidRPr="08000378" w:rsidR="21173209">
        <w:rPr>
          <w:rFonts w:ascii="Calibri" w:hAnsi="Calibri" w:eastAsia="Calibri" w:cs="Calibri"/>
          <w:b/>
          <w:bCs/>
          <w:color w:val="1F1F1F"/>
          <w:lang w:val="en-US"/>
        </w:rPr>
        <w:t>2</w:t>
      </w:r>
      <w:r w:rsidRPr="08000378">
        <w:rPr>
          <w:rFonts w:ascii="Calibri" w:hAnsi="Calibri" w:eastAsia="Calibri" w:cs="Calibri"/>
          <w:b/>
          <w:bCs/>
          <w:color w:val="1F1F1F"/>
          <w:lang w:val="en-US"/>
        </w:rPr>
        <w:t>: Security and Privacy</w:t>
      </w:r>
    </w:p>
    <w:p w:rsidR="754D1E28" w:rsidP="0065331D" w:rsidRDefault="1F2D878E" w14:paraId="0BF32F1B" w14:textId="65854BFE">
      <w:pPr>
        <w:pStyle w:val="ListParagraph"/>
        <w:numPr>
          <w:ilvl w:val="0"/>
          <w:numId w:val="21"/>
        </w:numPr>
        <w:spacing w:before="220" w:after="220" w:line="240" w:lineRule="auto"/>
        <w:jc w:val="both"/>
        <w:rPr>
          <w:rFonts w:ascii="Calibri" w:hAnsi="Calibri" w:eastAsia="Calibri" w:cs="Calibri"/>
          <w:color w:val="1F1F1F"/>
          <w:lang w:val="en-US"/>
        </w:rPr>
      </w:pPr>
      <w:r w:rsidRPr="08000378">
        <w:rPr>
          <w:rFonts w:ascii="Calibri" w:hAnsi="Calibri" w:eastAsia="Calibri" w:cs="Calibri"/>
          <w:b/>
          <w:bCs/>
          <w:color w:val="1F1F1F"/>
          <w:lang w:val="en-US"/>
        </w:rPr>
        <w:t xml:space="preserve">NFR </w:t>
      </w:r>
      <w:r w:rsidRPr="08000378" w:rsidR="596472E5">
        <w:rPr>
          <w:rFonts w:ascii="Calibri" w:hAnsi="Calibri" w:eastAsia="Calibri" w:cs="Calibri"/>
          <w:b/>
          <w:bCs/>
          <w:color w:val="1F1F1F"/>
          <w:lang w:val="en-US"/>
        </w:rPr>
        <w:t>2</w:t>
      </w:r>
      <w:r w:rsidRPr="08000378">
        <w:rPr>
          <w:rFonts w:ascii="Calibri" w:hAnsi="Calibri" w:eastAsia="Calibri" w:cs="Calibri"/>
          <w:b/>
          <w:bCs/>
          <w:color w:val="1F1F1F"/>
          <w:lang w:val="en-US"/>
        </w:rPr>
        <w:t>.</w:t>
      </w:r>
      <w:r w:rsidRPr="08000378" w:rsidR="07BCA695">
        <w:rPr>
          <w:rFonts w:ascii="Calibri" w:hAnsi="Calibri" w:eastAsia="Calibri" w:cs="Calibri"/>
          <w:b/>
          <w:bCs/>
          <w:color w:val="1F1F1F"/>
          <w:lang w:val="en-US"/>
        </w:rPr>
        <w:t>1</w:t>
      </w:r>
      <w:r w:rsidRPr="08000378">
        <w:rPr>
          <w:rFonts w:ascii="Calibri" w:hAnsi="Calibri" w:eastAsia="Calibri" w:cs="Calibri"/>
          <w:color w:val="1F1F1F"/>
          <w:lang w:val="en-US"/>
        </w:rPr>
        <w:t xml:space="preserve"> </w:t>
      </w:r>
      <w:del w:author="Altamirano Baez, Carlos M." w:date="2026-01-20T05:51:00Z" w:id="18">
        <w:r w:rsidRPr="08000378" w:rsidDel="1F2D878E" w:rsidR="754D1E28">
          <w:rPr>
            <w:rFonts w:ascii="Calibri" w:hAnsi="Calibri" w:eastAsia="Calibri" w:cs="Calibri"/>
            <w:color w:val="1F1F1F"/>
            <w:lang w:val="en-US"/>
          </w:rPr>
          <w:delText xml:space="preserve"> </w:delText>
        </w:r>
      </w:del>
      <w:r w:rsidRPr="08000378">
        <w:rPr>
          <w:rFonts w:ascii="Calibri" w:hAnsi="Calibri" w:eastAsia="Calibri" w:cs="Calibri"/>
          <w:color w:val="1F1F1F"/>
          <w:lang w:val="en-US"/>
        </w:rPr>
        <w:t xml:space="preserve">The system shall not store or make </w:t>
      </w:r>
      <w:r w:rsidRPr="08000378" w:rsidR="2DC73EBE">
        <w:rPr>
          <w:rFonts w:ascii="Calibri" w:hAnsi="Calibri" w:eastAsia="Calibri" w:cs="Calibri"/>
          <w:color w:val="1F1F1F"/>
          <w:lang w:val="en-US"/>
        </w:rPr>
        <w:t>available for</w:t>
      </w:r>
      <w:r w:rsidRPr="08000378">
        <w:rPr>
          <w:rFonts w:ascii="Calibri" w:hAnsi="Calibri" w:eastAsia="Calibri" w:cs="Calibri"/>
          <w:color w:val="1F1F1F"/>
          <w:lang w:val="en-US"/>
        </w:rPr>
        <w:t xml:space="preserve"> any session recording (audio/video) or chat transcript without prior informed consent captured from both parties within the application UI.</w:t>
      </w:r>
    </w:p>
    <w:p w:rsidR="754D1E28" w:rsidP="0065331D" w:rsidRDefault="380FD46A" w14:paraId="3A051BE1" w14:textId="00B77639">
      <w:pPr>
        <w:pStyle w:val="ListParagraph"/>
        <w:numPr>
          <w:ilvl w:val="0"/>
          <w:numId w:val="21"/>
        </w:numPr>
        <w:spacing w:before="220" w:after="220" w:line="240" w:lineRule="auto"/>
        <w:jc w:val="both"/>
        <w:rPr>
          <w:ins w:author="Altamirano Baez, Carlos M." w:date="2026-01-21T06:12:00Z" w16du:dateUtc="2026-01-21T06:12:41Z" w:id="19"/>
          <w:rFonts w:ascii="Calibri" w:hAnsi="Calibri" w:eastAsia="Calibri" w:cs="Calibri"/>
          <w:color w:val="1F1F1F"/>
          <w:lang w:val="en-US"/>
        </w:rPr>
      </w:pPr>
      <w:r w:rsidRPr="08000378">
        <w:rPr>
          <w:rFonts w:ascii="Calibri" w:hAnsi="Calibri" w:eastAsia="Calibri" w:cs="Calibri"/>
          <w:b/>
          <w:bCs/>
          <w:color w:val="1F1F1F"/>
          <w:lang w:val="en-US"/>
        </w:rPr>
        <w:t xml:space="preserve">NFR </w:t>
      </w:r>
      <w:r w:rsidRPr="08000378" w:rsidR="118808CB">
        <w:rPr>
          <w:rFonts w:ascii="Calibri" w:hAnsi="Calibri" w:eastAsia="Calibri" w:cs="Calibri"/>
          <w:b/>
          <w:bCs/>
          <w:color w:val="1F1F1F"/>
          <w:lang w:val="en-US"/>
        </w:rPr>
        <w:t>2</w:t>
      </w:r>
      <w:r w:rsidRPr="08000378">
        <w:rPr>
          <w:rFonts w:ascii="Calibri" w:hAnsi="Calibri" w:eastAsia="Calibri" w:cs="Calibri"/>
          <w:b/>
          <w:bCs/>
          <w:color w:val="1F1F1F"/>
          <w:lang w:val="en-US"/>
        </w:rPr>
        <w:t>.</w:t>
      </w:r>
      <w:r w:rsidRPr="08000378" w:rsidR="3116BF5F">
        <w:rPr>
          <w:rFonts w:ascii="Calibri" w:hAnsi="Calibri" w:eastAsia="Calibri" w:cs="Calibri"/>
          <w:b/>
          <w:bCs/>
          <w:color w:val="1F1F1F"/>
          <w:lang w:val="en-US"/>
        </w:rPr>
        <w:t>2</w:t>
      </w:r>
      <w:r w:rsidRPr="08000378">
        <w:rPr>
          <w:rFonts w:ascii="Calibri" w:hAnsi="Calibri" w:eastAsia="Calibri" w:cs="Calibri"/>
          <w:b/>
          <w:bCs/>
          <w:color w:val="1F1F1F"/>
          <w:lang w:val="en-US"/>
        </w:rPr>
        <w:t>:</w:t>
      </w:r>
      <w:r w:rsidRPr="08000378">
        <w:rPr>
          <w:rFonts w:ascii="Calibri" w:hAnsi="Calibri" w:eastAsia="Calibri" w:cs="Calibri"/>
          <w:color w:val="1F1F1F"/>
          <w:lang w:val="en-US"/>
        </w:rPr>
        <w:t xml:space="preserve"> The system shall implement configurable data retention policies (e.g., default retention period and administrative exceptions for ongoing disputes), with auditable deletion workflows.</w:t>
      </w:r>
    </w:p>
    <w:p w:rsidR="754D1E28" w:rsidP="00B92CE3" w:rsidRDefault="2D4853D1" w14:paraId="4BBBAEBE" w14:textId="1E67A8D3">
      <w:pPr>
        <w:spacing w:before="220" w:after="220" w:line="240" w:lineRule="auto"/>
        <w:jc w:val="both"/>
        <w:rPr>
          <w:rFonts w:ascii="Calibri" w:hAnsi="Calibri" w:eastAsia="Calibri" w:cs="Calibri"/>
          <w:color w:val="444746"/>
          <w:vertAlign w:val="superscript"/>
          <w:lang w:val="en-US"/>
        </w:rPr>
      </w:pPr>
      <w:r w:rsidRPr="08000378">
        <w:rPr>
          <w:rFonts w:ascii="Calibri" w:hAnsi="Calibri" w:eastAsia="Calibri" w:cs="Calibri"/>
          <w:b/>
          <w:bCs/>
          <w:color w:val="1F1F1F"/>
          <w:lang w:val="en-US"/>
        </w:rPr>
        <w:t xml:space="preserve">NFR </w:t>
      </w:r>
      <w:r w:rsidRPr="753F5FF3" w:rsidR="73CE6DD4">
        <w:rPr>
          <w:rFonts w:ascii="Calibri" w:hAnsi="Calibri" w:eastAsia="Calibri" w:cs="Calibri"/>
          <w:b/>
          <w:bCs/>
          <w:color w:val="1F1F1F"/>
          <w:lang w:val="en-US"/>
        </w:rPr>
        <w:t>3</w:t>
      </w:r>
      <w:r w:rsidRPr="08000378">
        <w:rPr>
          <w:rFonts w:ascii="Calibri" w:hAnsi="Calibri" w:eastAsia="Calibri" w:cs="Calibri"/>
          <w:b/>
          <w:bCs/>
          <w:color w:val="1F1F1F"/>
          <w:lang w:val="en-US"/>
        </w:rPr>
        <w:t>: Scalability</w:t>
      </w:r>
    </w:p>
    <w:p w:rsidR="754D1E28" w:rsidP="0065331D" w:rsidRDefault="2D4853D1" w14:paraId="3DADFDAD" w14:textId="1E0160E4">
      <w:pPr>
        <w:pStyle w:val="ListParagraph"/>
        <w:numPr>
          <w:ilvl w:val="0"/>
          <w:numId w:val="26"/>
        </w:numPr>
        <w:spacing w:before="220" w:after="220" w:line="240" w:lineRule="auto"/>
        <w:jc w:val="both"/>
        <w:rPr>
          <w:rFonts w:ascii="Calibri" w:hAnsi="Calibri" w:eastAsia="Calibri" w:cs="Calibri"/>
          <w:b/>
          <w:color w:val="1F1F1F"/>
          <w:lang w:val="en-US"/>
        </w:rPr>
      </w:pPr>
      <w:r w:rsidRPr="08000378">
        <w:rPr>
          <w:rFonts w:ascii="Calibri" w:hAnsi="Calibri" w:eastAsia="Calibri" w:cs="Calibri"/>
          <w:b/>
          <w:bCs/>
          <w:color w:val="1F1F1F"/>
          <w:lang w:val="en-US"/>
        </w:rPr>
        <w:t xml:space="preserve">NFR </w:t>
      </w:r>
      <w:r w:rsidRPr="6CAEDD1D" w:rsidR="60B80DC8">
        <w:rPr>
          <w:rFonts w:ascii="Calibri" w:hAnsi="Calibri" w:eastAsia="Calibri" w:cs="Calibri"/>
          <w:b/>
          <w:bCs/>
          <w:color w:val="1F1F1F"/>
          <w:lang w:val="en-US"/>
        </w:rPr>
        <w:t>3</w:t>
      </w:r>
      <w:r w:rsidRPr="08000378">
        <w:rPr>
          <w:rFonts w:ascii="Calibri" w:hAnsi="Calibri" w:eastAsia="Calibri" w:cs="Calibri"/>
          <w:b/>
          <w:bCs/>
          <w:color w:val="1F1F1F"/>
          <w:lang w:val="en-US"/>
        </w:rPr>
        <w:t>.1:</w:t>
      </w:r>
      <w:r w:rsidRPr="08000378">
        <w:rPr>
          <w:rFonts w:ascii="Calibri" w:hAnsi="Calibri" w:eastAsia="Calibri" w:cs="Calibri"/>
          <w:color w:val="1F1F1F"/>
          <w:lang w:val="en-US"/>
        </w:rPr>
        <w:t xml:space="preserve"> The backend architecture (Spring Boot) should be stateless where possible to facilitate horizontal scaling. If session state is required (e.g., for WebSocket mapping), it should be managed in a shared store like Redis (future scope) to allow multiple server instances.</w:t>
      </w:r>
      <w:r w:rsidRPr="08000378" w:rsidR="6BE9F6EF">
        <w:rPr>
          <w:rFonts w:ascii="Calibri" w:hAnsi="Calibri" w:eastAsia="Calibri" w:cs="Calibri"/>
          <w:color w:val="444746"/>
          <w:vertAlign w:val="superscript"/>
          <w:lang w:val="en-US"/>
        </w:rPr>
        <w:t>17</w:t>
      </w:r>
    </w:p>
    <w:p w:rsidR="754D1E28" w:rsidP="08000378" w:rsidRDefault="2D4853D1" w14:paraId="1B617BD8" w14:textId="3B9E37FD">
      <w:pPr>
        <w:spacing w:before="240" w:after="120" w:line="240" w:lineRule="auto"/>
        <w:jc w:val="both"/>
        <w:rPr>
          <w:rFonts w:ascii="Calibri" w:hAnsi="Calibri" w:eastAsia="Calibri" w:cs="Calibri"/>
          <w:b/>
          <w:bCs/>
          <w:color w:val="1F1F1F"/>
          <w:lang w:val="en-US"/>
        </w:rPr>
      </w:pPr>
      <w:r w:rsidRPr="08000378">
        <w:rPr>
          <w:rFonts w:ascii="Calibri" w:hAnsi="Calibri" w:eastAsia="Calibri" w:cs="Calibri"/>
          <w:b/>
          <w:bCs/>
          <w:color w:val="1F1F1F"/>
          <w:lang w:val="en-US"/>
        </w:rPr>
        <w:t xml:space="preserve">NFR </w:t>
      </w:r>
      <w:r w:rsidRPr="753F5FF3" w:rsidR="52BA6F70">
        <w:rPr>
          <w:rFonts w:ascii="Calibri" w:hAnsi="Calibri" w:eastAsia="Calibri" w:cs="Calibri"/>
          <w:b/>
          <w:bCs/>
          <w:color w:val="1F1F1F"/>
          <w:lang w:val="en-US"/>
        </w:rPr>
        <w:t>4</w:t>
      </w:r>
      <w:r w:rsidRPr="08000378">
        <w:rPr>
          <w:rFonts w:ascii="Calibri" w:hAnsi="Calibri" w:eastAsia="Calibri" w:cs="Calibri"/>
          <w:b/>
          <w:bCs/>
          <w:color w:val="1F1F1F"/>
          <w:lang w:val="en-US"/>
        </w:rPr>
        <w:t>: Compatibility and Usability</w:t>
      </w:r>
    </w:p>
    <w:p w:rsidR="754D1E28" w:rsidP="0065331D" w:rsidRDefault="2D4853D1" w14:paraId="45D72C6E" w14:textId="50C873AC">
      <w:pPr>
        <w:pStyle w:val="ListParagraph"/>
        <w:numPr>
          <w:ilvl w:val="0"/>
          <w:numId w:val="25"/>
        </w:numPr>
        <w:spacing w:before="220" w:after="220" w:line="240" w:lineRule="auto"/>
        <w:contextualSpacing w:val="0"/>
        <w:rPr>
          <w:rFonts w:ascii="Calibri" w:hAnsi="Calibri" w:eastAsia="Calibri" w:cs="Calibri"/>
          <w:color w:val="1F1F1F"/>
          <w:lang w:val="en-US"/>
        </w:rPr>
      </w:pPr>
      <w:r w:rsidRPr="08000378">
        <w:rPr>
          <w:rFonts w:ascii="Calibri" w:hAnsi="Calibri" w:eastAsia="Calibri" w:cs="Calibri"/>
          <w:b/>
          <w:bCs/>
          <w:color w:val="1F1F1F"/>
          <w:lang w:val="en-US"/>
        </w:rPr>
        <w:t xml:space="preserve">NFR </w:t>
      </w:r>
      <w:r w:rsidRPr="6CAEDD1D" w:rsidR="1C359070">
        <w:rPr>
          <w:rFonts w:ascii="Calibri" w:hAnsi="Calibri" w:eastAsia="Calibri" w:cs="Calibri"/>
          <w:b/>
          <w:bCs/>
          <w:color w:val="1F1F1F"/>
          <w:lang w:val="en-US"/>
        </w:rPr>
        <w:t>4</w:t>
      </w:r>
      <w:r w:rsidRPr="08000378">
        <w:rPr>
          <w:rFonts w:ascii="Calibri" w:hAnsi="Calibri" w:eastAsia="Calibri" w:cs="Calibri"/>
          <w:b/>
          <w:bCs/>
          <w:color w:val="1F1F1F"/>
          <w:lang w:val="en-US"/>
        </w:rPr>
        <w:t>.1:</w:t>
      </w:r>
      <w:r w:rsidRPr="08000378">
        <w:rPr>
          <w:rFonts w:ascii="Calibri" w:hAnsi="Calibri" w:eastAsia="Calibri" w:cs="Calibri"/>
          <w:color w:val="1F1F1F"/>
          <w:lang w:val="en-US"/>
        </w:rPr>
        <w:t xml:space="preserve"> The web application must be </w:t>
      </w:r>
      <w:r w:rsidRPr="08000378">
        <w:rPr>
          <w:rFonts w:ascii="Calibri" w:hAnsi="Calibri" w:eastAsia="Calibri" w:cs="Calibri"/>
          <w:b/>
          <w:bCs/>
          <w:color w:val="1F1F1F"/>
          <w:lang w:val="en-US"/>
        </w:rPr>
        <w:t>responsive</w:t>
      </w:r>
      <w:r w:rsidRPr="08000378">
        <w:rPr>
          <w:rFonts w:ascii="Calibri" w:hAnsi="Calibri" w:eastAsia="Calibri" w:cs="Calibri"/>
          <w:color w:val="1F1F1F"/>
          <w:lang w:val="en-US"/>
        </w:rPr>
        <w:t xml:space="preserve">, adapting its layout for Desktop (1920x1080), Tablet (768x1024), and Mobile (375x667) </w:t>
      </w:r>
      <w:r w:rsidRPr="08000378" w:rsidR="6452E69B">
        <w:rPr>
          <w:rFonts w:ascii="Calibri" w:hAnsi="Calibri" w:eastAsia="Calibri" w:cs="Calibri"/>
          <w:color w:val="1F1F1F"/>
          <w:lang w:val="en-US"/>
        </w:rPr>
        <w:t xml:space="preserve">viewports. </w:t>
      </w:r>
    </w:p>
    <w:p w:rsidR="754D1E28" w:rsidP="0065331D" w:rsidRDefault="2D4853D1" w14:paraId="1FD057A9" w14:textId="59371E1D">
      <w:pPr>
        <w:pStyle w:val="ListParagraph"/>
        <w:numPr>
          <w:ilvl w:val="0"/>
          <w:numId w:val="25"/>
        </w:numPr>
        <w:spacing w:before="220" w:after="220" w:line="240" w:lineRule="auto"/>
        <w:jc w:val="both"/>
        <w:rPr>
          <w:rFonts w:ascii="Calibri" w:hAnsi="Calibri" w:eastAsia="Calibri" w:cs="Calibri"/>
          <w:b/>
          <w:color w:val="1F1F1F"/>
          <w:lang w:val="en-US"/>
        </w:rPr>
      </w:pPr>
      <w:r w:rsidRPr="08000378">
        <w:rPr>
          <w:rFonts w:ascii="Calibri" w:hAnsi="Calibri" w:eastAsia="Calibri" w:cs="Calibri"/>
          <w:b/>
          <w:bCs/>
          <w:color w:val="1F1F1F"/>
          <w:lang w:val="en-US"/>
        </w:rPr>
        <w:t xml:space="preserve">NFR </w:t>
      </w:r>
      <w:r w:rsidRPr="6CAEDD1D" w:rsidR="5D45DDAC">
        <w:rPr>
          <w:rFonts w:ascii="Calibri" w:hAnsi="Calibri" w:eastAsia="Calibri" w:cs="Calibri"/>
          <w:b/>
          <w:bCs/>
          <w:color w:val="1F1F1F"/>
          <w:lang w:val="en-US"/>
        </w:rPr>
        <w:t>4</w:t>
      </w:r>
      <w:r w:rsidRPr="08000378">
        <w:rPr>
          <w:rFonts w:ascii="Calibri" w:hAnsi="Calibri" w:eastAsia="Calibri" w:cs="Calibri"/>
          <w:b/>
          <w:bCs/>
          <w:color w:val="1F1F1F"/>
          <w:lang w:val="en-US"/>
        </w:rPr>
        <w:t>.2:</w:t>
      </w:r>
      <w:r w:rsidRPr="08000378">
        <w:rPr>
          <w:rFonts w:ascii="Calibri" w:hAnsi="Calibri" w:eastAsia="Calibri" w:cs="Calibri"/>
          <w:color w:val="1F1F1F"/>
          <w:lang w:val="en-US"/>
        </w:rPr>
        <w:t xml:space="preserve"> The application must be compatible with all major modern browsers supporting WebRTC: Google Chrome, Mozilla Firefox, Safari, and Microsoft Edge.</w:t>
      </w:r>
      <w:r w:rsidRPr="08000378" w:rsidR="3CD655A4">
        <w:rPr>
          <w:rFonts w:ascii="Calibri" w:hAnsi="Calibri" w:eastAsia="Calibri" w:cs="Calibri"/>
          <w:color w:val="444746"/>
          <w:vertAlign w:val="superscript"/>
          <w:lang w:val="en-US"/>
        </w:rPr>
        <w:t>16</w:t>
      </w:r>
    </w:p>
    <w:p w:rsidR="754D1E28" w:rsidP="08000378" w:rsidRDefault="754D1E28" w14:paraId="0E06AECD" w14:textId="2BB7A16A">
      <w:pPr>
        <w:spacing w:before="220" w:after="220" w:line="240" w:lineRule="auto"/>
        <w:jc w:val="both"/>
        <w:rPr>
          <w:rFonts w:ascii="Calibri" w:hAnsi="Calibri" w:eastAsia="Calibri" w:cs="Calibri"/>
          <w:color w:val="444746"/>
          <w:vertAlign w:val="superscript"/>
          <w:lang w:val="en-US"/>
        </w:rPr>
      </w:pPr>
    </w:p>
    <w:p w:rsidR="754D1E28" w:rsidP="08000378" w:rsidRDefault="0A9CFD3B" w14:paraId="758A6BB8" w14:textId="5996BE5E">
      <w:pPr>
        <w:pStyle w:val="Heading3"/>
        <w:spacing w:before="281" w:after="281"/>
        <w:jc w:val="both"/>
        <w:rPr>
          <w:rFonts w:ascii="Calibri" w:hAnsi="Calibri" w:eastAsia="Calibri" w:cs="Calibri"/>
          <w:b/>
          <w:bCs/>
          <w:color w:val="1F1F1F"/>
          <w:lang w:val="en-US"/>
        </w:rPr>
      </w:pPr>
      <w:bookmarkStart w:name="_Toc220106751" w:id="20"/>
      <w:r w:rsidRPr="08000378">
        <w:rPr>
          <w:rFonts w:ascii="Calibri" w:hAnsi="Calibri" w:eastAsia="Calibri" w:cs="Calibri"/>
          <w:b/>
          <w:bCs/>
          <w:color w:val="1F1F1F"/>
          <w:lang w:val="en-US"/>
        </w:rPr>
        <w:t>4.3 Requirements Traceability and Use Case Alignment</w:t>
      </w:r>
      <w:bookmarkEnd w:id="20"/>
    </w:p>
    <w:p w:rsidRPr="00E90033" w:rsidR="754D1E28" w:rsidP="08000378" w:rsidRDefault="0A9CFD3B" w14:paraId="17A8E63D" w14:textId="24CDED3C">
      <w:pPr>
        <w:spacing w:before="240" w:after="240"/>
        <w:jc w:val="both"/>
        <w:rPr>
          <w:lang w:val="en-CA"/>
        </w:rPr>
      </w:pPr>
      <w:r w:rsidRPr="08000378">
        <w:rPr>
          <w:rFonts w:ascii="Calibri" w:hAnsi="Calibri" w:eastAsia="Calibri" w:cs="Calibri"/>
          <w:lang w:val="en-US"/>
        </w:rPr>
        <w:t xml:space="preserve">The following tables establish the </w:t>
      </w:r>
      <w:r w:rsidRPr="08000378">
        <w:rPr>
          <w:rFonts w:ascii="Calibri" w:hAnsi="Calibri" w:eastAsia="Calibri" w:cs="Calibri"/>
          <w:b/>
          <w:bCs/>
          <w:lang w:val="en-US"/>
        </w:rPr>
        <w:t>Requirements Traceability Matrix (RTM)</w:t>
      </w:r>
      <w:r w:rsidRPr="08000378">
        <w:rPr>
          <w:rFonts w:ascii="Calibri" w:hAnsi="Calibri" w:eastAsia="Calibri" w:cs="Calibri"/>
          <w:lang w:val="en-US"/>
        </w:rPr>
        <w:t xml:space="preserve"> for the "I Can Fix It" platform. This matrix is used to cross-reference each requirement with its corresponding </w:t>
      </w:r>
      <w:r w:rsidRPr="08000378">
        <w:rPr>
          <w:rFonts w:ascii="Calibri" w:hAnsi="Calibri" w:eastAsia="Calibri" w:cs="Calibri"/>
          <w:b/>
          <w:bCs/>
          <w:lang w:val="en-US"/>
        </w:rPr>
        <w:t>Use Case (UC)</w:t>
      </w:r>
      <w:r w:rsidRPr="08000378">
        <w:rPr>
          <w:rFonts w:ascii="Calibri" w:hAnsi="Calibri" w:eastAsia="Calibri" w:cs="Calibri"/>
          <w:lang w:val="en-US"/>
        </w:rPr>
        <w:t xml:space="preserve"> and primary </w:t>
      </w:r>
      <w:r w:rsidRPr="08000378">
        <w:rPr>
          <w:rFonts w:ascii="Calibri" w:hAnsi="Calibri" w:eastAsia="Calibri" w:cs="Calibri"/>
          <w:b/>
          <w:bCs/>
          <w:lang w:val="en-US"/>
        </w:rPr>
        <w:t>Actors</w:t>
      </w:r>
      <w:r w:rsidRPr="08000378">
        <w:rPr>
          <w:rFonts w:ascii="Calibri" w:hAnsi="Calibri" w:eastAsia="Calibri" w:cs="Calibri"/>
          <w:lang w:val="en-US"/>
        </w:rPr>
        <w:t>, ensuring that the system addresses every defined business and technical need. This systematic mapping is essential for achieving the project's target of 100% Traceability Matrix Completion.</w:t>
      </w:r>
    </w:p>
    <w:p w:rsidRPr="00E90033" w:rsidR="754D1E28" w:rsidP="08000378" w:rsidRDefault="0A9CFD3B" w14:paraId="125AC77D" w14:textId="1DC96AB1">
      <w:pPr>
        <w:spacing w:before="240" w:after="240"/>
        <w:jc w:val="both"/>
        <w:rPr>
          <w:lang w:val="en-CA"/>
        </w:rPr>
      </w:pPr>
      <w:r w:rsidRPr="08000378">
        <w:rPr>
          <w:rFonts w:ascii="Calibri" w:hAnsi="Calibri" w:eastAsia="Calibri" w:cs="Calibri"/>
          <w:lang w:val="en-US"/>
        </w:rPr>
        <w:t>The traceability is organized into two primary categories:</w:t>
      </w:r>
    </w:p>
    <w:p w:rsidR="754D1E28" w:rsidP="0065331D" w:rsidRDefault="0A9CFD3B" w14:paraId="76951F84" w14:textId="442A85C9">
      <w:pPr>
        <w:pStyle w:val="ListParagraph"/>
        <w:numPr>
          <w:ilvl w:val="0"/>
          <w:numId w:val="1"/>
        </w:numPr>
        <w:spacing w:before="240" w:after="240"/>
        <w:ind w:left="360"/>
        <w:jc w:val="both"/>
        <w:rPr>
          <w:rFonts w:ascii="Calibri" w:hAnsi="Calibri" w:eastAsia="Calibri" w:cs="Calibri"/>
          <w:lang w:val="en-US"/>
        </w:rPr>
      </w:pPr>
      <w:r w:rsidRPr="08000378">
        <w:rPr>
          <w:rFonts w:ascii="Calibri" w:hAnsi="Calibri" w:eastAsia="Calibri" w:cs="Calibri"/>
          <w:b/>
          <w:bCs/>
          <w:lang w:val="en-US"/>
        </w:rPr>
        <w:t>Functional Requirements (FR):</w:t>
      </w:r>
      <w:r w:rsidRPr="08000378">
        <w:rPr>
          <w:rFonts w:ascii="Calibri" w:hAnsi="Calibri" w:eastAsia="Calibri" w:cs="Calibri"/>
          <w:lang w:val="en-US"/>
        </w:rPr>
        <w:t xml:space="preserve"> These specify the behaviors and functions the system must support, such as identity management, real-time WebRTC communication, and session billing.</w:t>
      </w:r>
    </w:p>
    <w:tbl>
      <w:tblPr>
        <w:tblW w:w="0" w:type="auto"/>
        <w:tblLook w:val="06A0" w:firstRow="1" w:lastRow="0" w:firstColumn="1" w:lastColumn="0" w:noHBand="1" w:noVBand="1"/>
      </w:tblPr>
      <w:tblGrid>
        <w:gridCol w:w="734"/>
        <w:gridCol w:w="1814"/>
        <w:gridCol w:w="3046"/>
        <w:gridCol w:w="1699"/>
        <w:gridCol w:w="1717"/>
      </w:tblGrid>
      <w:tr w:rsidR="08000378" w:rsidTr="08000378" w14:paraId="69812853" w14:textId="77777777">
        <w:trPr>
          <w:trHeight w:val="302"/>
        </w:trPr>
        <w:tc>
          <w:tcPr>
            <w:tcW w:w="798"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8000378" w:rsidP="08000378" w:rsidRDefault="08000378" w14:paraId="6D1F7B64" w14:textId="55DFD111">
            <w:pPr>
              <w:spacing w:after="0"/>
              <w:rPr>
                <w:rFonts w:ascii="Calibri" w:hAnsi="Calibri" w:eastAsia="Calibri" w:cs="Calibri"/>
                <w:b/>
                <w:bCs/>
                <w:color w:val="1F1F1F"/>
                <w:lang w:val="en-CA"/>
              </w:rPr>
            </w:pPr>
            <w:r w:rsidRPr="08000378">
              <w:rPr>
                <w:rFonts w:ascii="Calibri" w:hAnsi="Calibri" w:eastAsia="Calibri" w:cs="Calibri"/>
                <w:b/>
                <w:bCs/>
                <w:color w:val="1F1F1F"/>
                <w:lang w:val="en-CA"/>
              </w:rPr>
              <w:t>ID</w:t>
            </w:r>
          </w:p>
        </w:tc>
        <w:tc>
          <w:tcPr>
            <w:tcW w:w="1343"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8000378" w:rsidP="08000378" w:rsidRDefault="08000378" w14:paraId="4CCB65C9" w14:textId="23BEC3F5">
            <w:pPr>
              <w:spacing w:after="0"/>
              <w:rPr>
                <w:rFonts w:ascii="Calibri" w:hAnsi="Calibri" w:eastAsia="Calibri" w:cs="Calibri"/>
                <w:b/>
                <w:bCs/>
                <w:color w:val="1F1F1F"/>
                <w:lang w:val="en-CA"/>
              </w:rPr>
            </w:pPr>
            <w:r w:rsidRPr="08000378">
              <w:rPr>
                <w:rFonts w:ascii="Calibri" w:hAnsi="Calibri" w:eastAsia="Calibri" w:cs="Calibri"/>
                <w:b/>
                <w:bCs/>
                <w:color w:val="1F1F1F"/>
                <w:lang w:val="en-CA"/>
              </w:rPr>
              <w:t>Category</w:t>
            </w:r>
          </w:p>
        </w:tc>
        <w:tc>
          <w:tcPr>
            <w:tcW w:w="4153"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8000378" w:rsidP="08000378" w:rsidRDefault="08000378" w14:paraId="4C06DF24" w14:textId="6A237F2C">
            <w:pPr>
              <w:spacing w:after="0"/>
              <w:rPr>
                <w:rFonts w:ascii="Calibri" w:hAnsi="Calibri" w:eastAsia="Calibri" w:cs="Calibri"/>
                <w:b/>
                <w:bCs/>
                <w:color w:val="1F1F1F"/>
                <w:lang w:val="en-CA"/>
              </w:rPr>
            </w:pPr>
            <w:r w:rsidRPr="08000378">
              <w:rPr>
                <w:rFonts w:ascii="Calibri" w:hAnsi="Calibri" w:eastAsia="Calibri" w:cs="Calibri"/>
                <w:b/>
                <w:bCs/>
                <w:color w:val="1F1F1F"/>
                <w:lang w:val="en-CA"/>
              </w:rPr>
              <w:t>Requirement Description</w:t>
            </w:r>
          </w:p>
        </w:tc>
        <w:tc>
          <w:tcPr>
            <w:tcW w:w="1769"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8000378" w:rsidP="08000378" w:rsidRDefault="08000378" w14:paraId="0B3EFE4F" w14:textId="484B080D">
            <w:pPr>
              <w:spacing w:after="0"/>
              <w:rPr>
                <w:rFonts w:ascii="Calibri" w:hAnsi="Calibri" w:eastAsia="Calibri" w:cs="Calibri"/>
                <w:b/>
                <w:bCs/>
                <w:color w:val="1F1F1F"/>
                <w:lang w:val="en-CA"/>
              </w:rPr>
            </w:pPr>
            <w:r w:rsidRPr="08000378">
              <w:rPr>
                <w:rFonts w:ascii="Calibri" w:hAnsi="Calibri" w:eastAsia="Calibri" w:cs="Calibri"/>
                <w:b/>
                <w:bCs/>
                <w:color w:val="1F1F1F"/>
                <w:lang w:val="en-CA"/>
              </w:rPr>
              <w:t>Related Use Case</w:t>
            </w:r>
          </w:p>
        </w:tc>
        <w:tc>
          <w:tcPr>
            <w:tcW w:w="1067"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8000378" w:rsidP="08000378" w:rsidRDefault="08000378" w14:paraId="5E844530" w14:textId="033FCB97">
            <w:pPr>
              <w:spacing w:after="0"/>
              <w:rPr>
                <w:rFonts w:ascii="Calibri" w:hAnsi="Calibri" w:eastAsia="Calibri" w:cs="Calibri"/>
                <w:b/>
                <w:bCs/>
                <w:color w:val="1F1F1F"/>
                <w:lang w:val="en-CA"/>
              </w:rPr>
            </w:pPr>
            <w:r w:rsidRPr="08000378">
              <w:rPr>
                <w:rFonts w:ascii="Calibri" w:hAnsi="Calibri" w:eastAsia="Calibri" w:cs="Calibri"/>
                <w:b/>
                <w:bCs/>
                <w:color w:val="1F1F1F"/>
                <w:lang w:val="en-CA"/>
              </w:rPr>
              <w:t>Actors</w:t>
            </w:r>
          </w:p>
        </w:tc>
      </w:tr>
      <w:tr w:rsidR="08000378" w:rsidTr="08000378" w14:paraId="182CBB93" w14:textId="77777777">
        <w:trPr>
          <w:trHeight w:val="302"/>
        </w:trPr>
        <w:tc>
          <w:tcPr>
            <w:tcW w:w="7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25C96820" w14:textId="7D44A2D0">
            <w:pPr>
              <w:spacing w:after="0"/>
              <w:rPr>
                <w:rFonts w:ascii="Calibri" w:hAnsi="Calibri" w:eastAsia="Calibri" w:cs="Calibri"/>
                <w:b/>
                <w:bCs/>
                <w:color w:val="1F1F1F"/>
                <w:lang w:val="en-CA"/>
              </w:rPr>
            </w:pPr>
            <w:r w:rsidRPr="08000378">
              <w:rPr>
                <w:rFonts w:ascii="Calibri" w:hAnsi="Calibri" w:eastAsia="Calibri" w:cs="Calibri"/>
                <w:b/>
                <w:bCs/>
                <w:color w:val="1F1F1F"/>
                <w:lang w:val="en-CA"/>
              </w:rPr>
              <w:t>FR 1.1</w:t>
            </w:r>
          </w:p>
        </w:tc>
        <w:tc>
          <w:tcPr>
            <w:tcW w:w="134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358FD506" w14:textId="2C6F0069">
            <w:pPr>
              <w:spacing w:after="0"/>
              <w:rPr>
                <w:rFonts w:ascii="Calibri" w:hAnsi="Calibri" w:eastAsia="Calibri" w:cs="Calibri"/>
                <w:color w:val="1F1F1F"/>
                <w:lang w:val="en-CA"/>
              </w:rPr>
            </w:pPr>
            <w:r w:rsidRPr="08000378">
              <w:rPr>
                <w:rFonts w:ascii="Calibri" w:hAnsi="Calibri" w:eastAsia="Calibri" w:cs="Calibri"/>
                <w:color w:val="1F1F1F"/>
                <w:lang w:val="en-CA"/>
              </w:rPr>
              <w:t>Identity &amp; Access</w:t>
            </w:r>
          </w:p>
        </w:tc>
        <w:tc>
          <w:tcPr>
            <w:tcW w:w="415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5C0D21B6" w14:textId="351D97AC">
            <w:pPr>
              <w:spacing w:after="0"/>
              <w:rPr>
                <w:rFonts w:ascii="Calibri" w:hAnsi="Calibri" w:eastAsia="Calibri" w:cs="Calibri"/>
                <w:color w:val="1F1F1F"/>
                <w:lang w:val="en-CA"/>
              </w:rPr>
            </w:pPr>
            <w:r w:rsidRPr="08000378">
              <w:rPr>
                <w:rFonts w:ascii="Calibri" w:hAnsi="Calibri" w:eastAsia="Calibri" w:cs="Calibri"/>
                <w:color w:val="1F1F1F"/>
                <w:lang w:val="en-CA"/>
              </w:rPr>
              <w:t>Register and authenticate via email/password or third-party OAuth (Google).</w:t>
            </w:r>
          </w:p>
        </w:tc>
        <w:tc>
          <w:tcPr>
            <w:tcW w:w="176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5EED70BF" w14:textId="27E58590">
            <w:pPr>
              <w:spacing w:after="0"/>
              <w:rPr>
                <w:rFonts w:ascii="Calibri" w:hAnsi="Calibri" w:eastAsia="Calibri" w:cs="Calibri"/>
                <w:color w:val="444746"/>
                <w:lang w:val="en-CA"/>
              </w:rPr>
            </w:pPr>
            <w:r w:rsidRPr="08000378">
              <w:rPr>
                <w:rFonts w:ascii="Calibri" w:hAnsi="Calibri" w:eastAsia="Calibri" w:cs="Calibri"/>
                <w:color w:val="444746"/>
                <w:lang w:val="en-CA"/>
              </w:rPr>
              <w:t xml:space="preserve">Register &amp; </w:t>
            </w:r>
            <w:proofErr w:type="gramStart"/>
            <w:r w:rsidRPr="08000378">
              <w:rPr>
                <w:rFonts w:ascii="Calibri" w:hAnsi="Calibri" w:eastAsia="Calibri" w:cs="Calibri"/>
                <w:color w:val="444746"/>
                <w:lang w:val="en-CA"/>
              </w:rPr>
              <w:t>Authenticate</w:t>
            </w:r>
            <w:proofErr w:type="gramEnd"/>
          </w:p>
        </w:tc>
        <w:tc>
          <w:tcPr>
            <w:tcW w:w="106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7670428F" w14:textId="1E248461">
            <w:pPr>
              <w:spacing w:after="0"/>
              <w:rPr>
                <w:rFonts w:ascii="Calibri" w:hAnsi="Calibri" w:eastAsia="Calibri" w:cs="Calibri"/>
                <w:color w:val="1F1F1F"/>
                <w:lang w:val="en-CA"/>
              </w:rPr>
            </w:pPr>
            <w:r w:rsidRPr="08000378">
              <w:rPr>
                <w:rFonts w:ascii="Calibri" w:hAnsi="Calibri" w:eastAsia="Calibri" w:cs="Calibri"/>
                <w:color w:val="1F1F1F"/>
                <w:lang w:val="en-CA"/>
              </w:rPr>
              <w:t>User, Helper</w:t>
            </w:r>
          </w:p>
        </w:tc>
      </w:tr>
      <w:tr w:rsidR="08000378" w:rsidTr="08000378" w14:paraId="49ADD470" w14:textId="77777777">
        <w:trPr>
          <w:trHeight w:val="302"/>
        </w:trPr>
        <w:tc>
          <w:tcPr>
            <w:tcW w:w="7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56D45B40" w14:textId="5AD48651">
            <w:pPr>
              <w:spacing w:after="0"/>
              <w:rPr>
                <w:rFonts w:ascii="Calibri" w:hAnsi="Calibri" w:eastAsia="Calibri" w:cs="Calibri"/>
                <w:b/>
                <w:bCs/>
                <w:color w:val="1F1F1F"/>
                <w:lang w:val="en-CA"/>
              </w:rPr>
            </w:pPr>
            <w:r w:rsidRPr="08000378">
              <w:rPr>
                <w:rFonts w:ascii="Calibri" w:hAnsi="Calibri" w:eastAsia="Calibri" w:cs="Calibri"/>
                <w:b/>
                <w:bCs/>
                <w:color w:val="1F1F1F"/>
                <w:lang w:val="en-CA"/>
              </w:rPr>
              <w:t>FR 1.2</w:t>
            </w:r>
          </w:p>
        </w:tc>
        <w:tc>
          <w:tcPr>
            <w:tcW w:w="134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3BA03BEC" w14:textId="76E0A838">
            <w:pPr>
              <w:spacing w:after="0"/>
              <w:rPr>
                <w:rFonts w:ascii="Calibri" w:hAnsi="Calibri" w:eastAsia="Calibri" w:cs="Calibri"/>
                <w:color w:val="1F1F1F"/>
                <w:lang w:val="en-CA"/>
              </w:rPr>
            </w:pPr>
            <w:r w:rsidRPr="08000378">
              <w:rPr>
                <w:rFonts w:ascii="Calibri" w:hAnsi="Calibri" w:eastAsia="Calibri" w:cs="Calibri"/>
                <w:color w:val="1F1F1F"/>
                <w:lang w:val="en-CA"/>
              </w:rPr>
              <w:t>Identity &amp; Access</w:t>
            </w:r>
          </w:p>
        </w:tc>
        <w:tc>
          <w:tcPr>
            <w:tcW w:w="415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36BED9D1" w14:textId="6F2C3077">
            <w:pPr>
              <w:spacing w:after="0"/>
              <w:rPr>
                <w:rFonts w:ascii="Calibri" w:hAnsi="Calibri" w:eastAsia="Calibri" w:cs="Calibri"/>
                <w:color w:val="1F1F1F"/>
                <w:lang w:val="en-CA"/>
              </w:rPr>
            </w:pPr>
            <w:r w:rsidRPr="08000378">
              <w:rPr>
                <w:rFonts w:ascii="Calibri" w:hAnsi="Calibri" w:eastAsia="Calibri" w:cs="Calibri"/>
                <w:color w:val="1F1F1F"/>
                <w:lang w:val="en-CA"/>
              </w:rPr>
              <w:t>Support distinct profile types for "User" (Client) and "Helper" (Expert).</w:t>
            </w:r>
          </w:p>
        </w:tc>
        <w:tc>
          <w:tcPr>
            <w:tcW w:w="176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677B6BFC" w14:textId="1DE2C59E">
            <w:pPr>
              <w:spacing w:after="0"/>
              <w:rPr>
                <w:rFonts w:ascii="Calibri" w:hAnsi="Calibri" w:eastAsia="Calibri" w:cs="Calibri"/>
                <w:color w:val="444746"/>
                <w:lang w:val="en-CA"/>
              </w:rPr>
            </w:pPr>
            <w:r w:rsidRPr="08000378">
              <w:rPr>
                <w:rFonts w:ascii="Calibri" w:hAnsi="Calibri" w:eastAsia="Calibri" w:cs="Calibri"/>
                <w:color w:val="444746"/>
                <w:lang w:val="en-CA"/>
              </w:rPr>
              <w:t xml:space="preserve">Register &amp; </w:t>
            </w:r>
            <w:proofErr w:type="gramStart"/>
            <w:r w:rsidRPr="08000378">
              <w:rPr>
                <w:rFonts w:ascii="Calibri" w:hAnsi="Calibri" w:eastAsia="Calibri" w:cs="Calibri"/>
                <w:color w:val="444746"/>
                <w:lang w:val="en-CA"/>
              </w:rPr>
              <w:t>Authenticate</w:t>
            </w:r>
            <w:proofErr w:type="gramEnd"/>
          </w:p>
        </w:tc>
        <w:tc>
          <w:tcPr>
            <w:tcW w:w="106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14660779" w14:textId="54C0D5B5">
            <w:pPr>
              <w:spacing w:after="0"/>
              <w:rPr>
                <w:rFonts w:ascii="Calibri" w:hAnsi="Calibri" w:eastAsia="Calibri" w:cs="Calibri"/>
                <w:color w:val="1F1F1F"/>
                <w:lang w:val="en-CA"/>
              </w:rPr>
            </w:pPr>
            <w:r w:rsidRPr="08000378">
              <w:rPr>
                <w:rFonts w:ascii="Calibri" w:hAnsi="Calibri" w:eastAsia="Calibri" w:cs="Calibri"/>
                <w:color w:val="1F1F1F"/>
                <w:lang w:val="en-CA"/>
              </w:rPr>
              <w:t>User, Helper</w:t>
            </w:r>
          </w:p>
        </w:tc>
      </w:tr>
      <w:tr w:rsidR="08000378" w:rsidTr="08000378" w14:paraId="7C11EF5B" w14:textId="77777777">
        <w:trPr>
          <w:trHeight w:val="302"/>
        </w:trPr>
        <w:tc>
          <w:tcPr>
            <w:tcW w:w="7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4AA7214C" w14:textId="2E60250F">
            <w:pPr>
              <w:spacing w:after="0"/>
              <w:rPr>
                <w:rFonts w:ascii="Calibri" w:hAnsi="Calibri" w:eastAsia="Calibri" w:cs="Calibri"/>
                <w:b/>
                <w:bCs/>
                <w:color w:val="1F1F1F"/>
                <w:lang w:val="en-CA"/>
              </w:rPr>
            </w:pPr>
            <w:r w:rsidRPr="08000378">
              <w:rPr>
                <w:rFonts w:ascii="Calibri" w:hAnsi="Calibri" w:eastAsia="Calibri" w:cs="Calibri"/>
                <w:b/>
                <w:bCs/>
                <w:color w:val="1F1F1F"/>
                <w:lang w:val="en-CA"/>
              </w:rPr>
              <w:t>FR 1.3</w:t>
            </w:r>
          </w:p>
        </w:tc>
        <w:tc>
          <w:tcPr>
            <w:tcW w:w="134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66547342" w14:textId="4419E16B">
            <w:pPr>
              <w:spacing w:after="0"/>
              <w:rPr>
                <w:rFonts w:ascii="Calibri" w:hAnsi="Calibri" w:eastAsia="Calibri" w:cs="Calibri"/>
                <w:color w:val="1F1F1F"/>
                <w:lang w:val="en-CA"/>
              </w:rPr>
            </w:pPr>
            <w:r w:rsidRPr="08000378">
              <w:rPr>
                <w:rFonts w:ascii="Calibri" w:hAnsi="Calibri" w:eastAsia="Calibri" w:cs="Calibri"/>
                <w:color w:val="1F1F1F"/>
                <w:lang w:val="en-CA"/>
              </w:rPr>
              <w:t>Identity &amp; Access</w:t>
            </w:r>
          </w:p>
        </w:tc>
        <w:tc>
          <w:tcPr>
            <w:tcW w:w="415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7805B532" w14:textId="7D2EC5F3">
            <w:pPr>
              <w:spacing w:after="0"/>
              <w:rPr>
                <w:rFonts w:ascii="Calibri" w:hAnsi="Calibri" w:eastAsia="Calibri" w:cs="Calibri"/>
                <w:color w:val="1F1F1F"/>
                <w:lang w:val="en-CA"/>
              </w:rPr>
            </w:pPr>
            <w:r w:rsidRPr="08000378">
              <w:rPr>
                <w:rFonts w:ascii="Calibri" w:hAnsi="Calibri" w:eastAsia="Calibri" w:cs="Calibri"/>
                <w:color w:val="1F1F1F"/>
                <w:lang w:val="en-CA"/>
              </w:rPr>
              <w:t>Helper profiles must include headlines, experience, specializations, rates, and languages.</w:t>
            </w:r>
          </w:p>
        </w:tc>
        <w:tc>
          <w:tcPr>
            <w:tcW w:w="176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725B4801" w14:textId="617AC5CE">
            <w:pPr>
              <w:spacing w:after="0"/>
              <w:rPr>
                <w:rFonts w:ascii="Calibri" w:hAnsi="Calibri" w:eastAsia="Calibri" w:cs="Calibri"/>
                <w:color w:val="444746"/>
                <w:lang w:val="en-CA"/>
              </w:rPr>
            </w:pPr>
            <w:r w:rsidRPr="08000378">
              <w:rPr>
                <w:rFonts w:ascii="Calibri" w:hAnsi="Calibri" w:eastAsia="Calibri" w:cs="Calibri"/>
                <w:color w:val="444746"/>
                <w:lang w:val="en-CA"/>
              </w:rPr>
              <w:t>Manage Helper Profile &amp; Rates</w:t>
            </w:r>
          </w:p>
        </w:tc>
        <w:tc>
          <w:tcPr>
            <w:tcW w:w="106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3075C6B2" w14:textId="673288C1">
            <w:pPr>
              <w:spacing w:after="0"/>
              <w:rPr>
                <w:rFonts w:ascii="Calibri" w:hAnsi="Calibri" w:eastAsia="Calibri" w:cs="Calibri"/>
                <w:color w:val="1F1F1F"/>
                <w:lang w:val="en-CA"/>
              </w:rPr>
            </w:pPr>
            <w:r w:rsidRPr="08000378">
              <w:rPr>
                <w:rFonts w:ascii="Calibri" w:hAnsi="Calibri" w:eastAsia="Calibri" w:cs="Calibri"/>
                <w:color w:val="1F1F1F"/>
                <w:lang w:val="en-CA"/>
              </w:rPr>
              <w:t>Helper</w:t>
            </w:r>
          </w:p>
        </w:tc>
      </w:tr>
      <w:tr w:rsidR="08000378" w:rsidTr="08000378" w14:paraId="768B5186" w14:textId="77777777">
        <w:trPr>
          <w:trHeight w:val="302"/>
        </w:trPr>
        <w:tc>
          <w:tcPr>
            <w:tcW w:w="7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114CF3AD" w14:textId="1DB95F2A">
            <w:pPr>
              <w:spacing w:after="0"/>
              <w:rPr>
                <w:rFonts w:ascii="Calibri" w:hAnsi="Calibri" w:eastAsia="Calibri" w:cs="Calibri"/>
                <w:b/>
                <w:bCs/>
                <w:color w:val="1F1F1F"/>
                <w:lang w:val="en-CA"/>
              </w:rPr>
            </w:pPr>
            <w:r w:rsidRPr="08000378">
              <w:rPr>
                <w:rFonts w:ascii="Calibri" w:hAnsi="Calibri" w:eastAsia="Calibri" w:cs="Calibri"/>
                <w:b/>
                <w:bCs/>
                <w:color w:val="1F1F1F"/>
                <w:lang w:val="en-CA"/>
              </w:rPr>
              <w:t>FR 1.4</w:t>
            </w:r>
          </w:p>
        </w:tc>
        <w:tc>
          <w:tcPr>
            <w:tcW w:w="134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5EAFF9E8" w14:textId="26FF1E1F">
            <w:pPr>
              <w:spacing w:after="0"/>
              <w:rPr>
                <w:rFonts w:ascii="Calibri" w:hAnsi="Calibri" w:eastAsia="Calibri" w:cs="Calibri"/>
                <w:color w:val="1F1F1F"/>
                <w:lang w:val="en-CA"/>
              </w:rPr>
            </w:pPr>
            <w:r w:rsidRPr="08000378">
              <w:rPr>
                <w:rFonts w:ascii="Calibri" w:hAnsi="Calibri" w:eastAsia="Calibri" w:cs="Calibri"/>
                <w:color w:val="1F1F1F"/>
                <w:lang w:val="en-CA"/>
              </w:rPr>
              <w:t>Identity &amp; Access</w:t>
            </w:r>
          </w:p>
        </w:tc>
        <w:tc>
          <w:tcPr>
            <w:tcW w:w="415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1BF0D353" w14:textId="65F5CA01">
            <w:pPr>
              <w:spacing w:after="0"/>
              <w:rPr>
                <w:rFonts w:ascii="Calibri" w:hAnsi="Calibri" w:eastAsia="Calibri" w:cs="Calibri"/>
                <w:color w:val="1F1F1F"/>
                <w:lang w:val="en-CA"/>
              </w:rPr>
            </w:pPr>
            <w:r w:rsidRPr="08000378">
              <w:rPr>
                <w:rFonts w:ascii="Calibri" w:hAnsi="Calibri" w:eastAsia="Calibri" w:cs="Calibri"/>
                <w:color w:val="1F1F1F"/>
                <w:lang w:val="en-CA"/>
              </w:rPr>
              <w:t>Users must be able to manage profile data, payment methods (Stripe), and service history.</w:t>
            </w:r>
          </w:p>
        </w:tc>
        <w:tc>
          <w:tcPr>
            <w:tcW w:w="176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24BB0D9F" w14:textId="1D3FAEA5">
            <w:pPr>
              <w:spacing w:after="0"/>
              <w:rPr>
                <w:rFonts w:ascii="Calibri" w:hAnsi="Calibri" w:eastAsia="Calibri" w:cs="Calibri"/>
                <w:color w:val="444746"/>
                <w:lang w:val="en-CA"/>
              </w:rPr>
            </w:pPr>
            <w:r w:rsidRPr="08000378">
              <w:rPr>
                <w:rFonts w:ascii="Calibri" w:hAnsi="Calibri" w:eastAsia="Calibri" w:cs="Calibri"/>
                <w:color w:val="444746"/>
                <w:lang w:val="en-CA"/>
              </w:rPr>
              <w:t>Manage User Profile &amp; Payment</w:t>
            </w:r>
          </w:p>
        </w:tc>
        <w:tc>
          <w:tcPr>
            <w:tcW w:w="106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1505154D" w14:textId="3D8FF45E">
            <w:pPr>
              <w:spacing w:after="0"/>
              <w:rPr>
                <w:rFonts w:ascii="Calibri" w:hAnsi="Calibri" w:eastAsia="Calibri" w:cs="Calibri"/>
                <w:color w:val="1F1F1F"/>
                <w:lang w:val="en-CA"/>
              </w:rPr>
            </w:pPr>
            <w:r w:rsidRPr="08000378">
              <w:rPr>
                <w:rFonts w:ascii="Calibri" w:hAnsi="Calibri" w:eastAsia="Calibri" w:cs="Calibri"/>
                <w:color w:val="1F1F1F"/>
                <w:lang w:val="en-CA"/>
              </w:rPr>
              <w:t>User</w:t>
            </w:r>
          </w:p>
        </w:tc>
      </w:tr>
      <w:tr w:rsidR="08000378" w:rsidTr="08000378" w14:paraId="617FCAD8" w14:textId="77777777">
        <w:trPr>
          <w:trHeight w:val="302"/>
        </w:trPr>
        <w:tc>
          <w:tcPr>
            <w:tcW w:w="7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760318E1" w14:textId="1B6E26C1">
            <w:pPr>
              <w:spacing w:after="0"/>
              <w:rPr>
                <w:rFonts w:ascii="Calibri" w:hAnsi="Calibri" w:eastAsia="Calibri" w:cs="Calibri"/>
                <w:b/>
                <w:bCs/>
                <w:color w:val="1F1F1F"/>
                <w:lang w:val="en-CA"/>
              </w:rPr>
            </w:pPr>
            <w:r w:rsidRPr="08000378">
              <w:rPr>
                <w:rFonts w:ascii="Calibri" w:hAnsi="Calibri" w:eastAsia="Calibri" w:cs="Calibri"/>
                <w:b/>
                <w:bCs/>
                <w:color w:val="1F1F1F"/>
                <w:lang w:val="en-CA"/>
              </w:rPr>
              <w:t>FR 2.1</w:t>
            </w:r>
          </w:p>
        </w:tc>
        <w:tc>
          <w:tcPr>
            <w:tcW w:w="134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71C70450" w14:textId="2E7CBC54">
            <w:pPr>
              <w:spacing w:after="0"/>
              <w:rPr>
                <w:rFonts w:ascii="Calibri" w:hAnsi="Calibri" w:eastAsia="Calibri" w:cs="Calibri"/>
                <w:color w:val="1F1F1F"/>
                <w:lang w:val="en-CA"/>
              </w:rPr>
            </w:pPr>
            <w:r w:rsidRPr="08000378">
              <w:rPr>
                <w:rFonts w:ascii="Calibri" w:hAnsi="Calibri" w:eastAsia="Calibri" w:cs="Calibri"/>
                <w:color w:val="1F1F1F"/>
                <w:lang w:val="en-CA"/>
              </w:rPr>
              <w:t>Search &amp; Discovery</w:t>
            </w:r>
          </w:p>
        </w:tc>
        <w:tc>
          <w:tcPr>
            <w:tcW w:w="415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015D2F1F" w14:textId="1EC57804">
            <w:pPr>
              <w:spacing w:after="0"/>
              <w:rPr>
                <w:rFonts w:ascii="Calibri" w:hAnsi="Calibri" w:eastAsia="Calibri" w:cs="Calibri"/>
                <w:color w:val="1F1F1F"/>
                <w:lang w:val="en-CA"/>
              </w:rPr>
            </w:pPr>
            <w:r w:rsidRPr="08000378">
              <w:rPr>
                <w:rFonts w:ascii="Calibri" w:hAnsi="Calibri" w:eastAsia="Calibri" w:cs="Calibri"/>
                <w:color w:val="1F1F1F"/>
                <w:lang w:val="en-CA"/>
              </w:rPr>
              <w:t>Provide a search interface with filters for Category, Rating, Price, and Language.</w:t>
            </w:r>
          </w:p>
        </w:tc>
        <w:tc>
          <w:tcPr>
            <w:tcW w:w="176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4B98A018" w14:textId="6A730639">
            <w:pPr>
              <w:spacing w:after="0"/>
              <w:rPr>
                <w:rFonts w:ascii="Calibri" w:hAnsi="Calibri" w:eastAsia="Calibri" w:cs="Calibri"/>
                <w:color w:val="444746"/>
                <w:lang w:val="en-CA"/>
              </w:rPr>
            </w:pPr>
            <w:r w:rsidRPr="08000378">
              <w:rPr>
                <w:rFonts w:ascii="Calibri" w:hAnsi="Calibri" w:eastAsia="Calibri" w:cs="Calibri"/>
                <w:color w:val="444746"/>
                <w:lang w:val="en-CA"/>
              </w:rPr>
              <w:t>Search &amp; Filter Helpers</w:t>
            </w:r>
          </w:p>
        </w:tc>
        <w:tc>
          <w:tcPr>
            <w:tcW w:w="106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4A234BDF" w14:textId="5E735AD0">
            <w:pPr>
              <w:spacing w:after="0"/>
              <w:rPr>
                <w:rFonts w:ascii="Calibri" w:hAnsi="Calibri" w:eastAsia="Calibri" w:cs="Calibri"/>
                <w:color w:val="1F1F1F"/>
                <w:lang w:val="en-CA"/>
              </w:rPr>
            </w:pPr>
            <w:r w:rsidRPr="08000378">
              <w:rPr>
                <w:rFonts w:ascii="Calibri" w:hAnsi="Calibri" w:eastAsia="Calibri" w:cs="Calibri"/>
                <w:color w:val="1F1F1F"/>
                <w:lang w:val="en-CA"/>
              </w:rPr>
              <w:t>User</w:t>
            </w:r>
          </w:p>
        </w:tc>
      </w:tr>
      <w:tr w:rsidR="08000378" w:rsidTr="08000378" w14:paraId="0E340434" w14:textId="77777777">
        <w:trPr>
          <w:trHeight w:val="302"/>
        </w:trPr>
        <w:tc>
          <w:tcPr>
            <w:tcW w:w="7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516B571C" w14:textId="79AE3EA5">
            <w:pPr>
              <w:spacing w:after="0"/>
              <w:rPr>
                <w:rFonts w:ascii="Calibri" w:hAnsi="Calibri" w:eastAsia="Calibri" w:cs="Calibri"/>
                <w:b/>
                <w:bCs/>
                <w:color w:val="1F1F1F"/>
                <w:lang w:val="en-CA"/>
              </w:rPr>
            </w:pPr>
            <w:r w:rsidRPr="08000378">
              <w:rPr>
                <w:rFonts w:ascii="Calibri" w:hAnsi="Calibri" w:eastAsia="Calibri" w:cs="Calibri"/>
                <w:b/>
                <w:bCs/>
                <w:color w:val="1F1F1F"/>
                <w:lang w:val="en-CA"/>
              </w:rPr>
              <w:t>FR 2.2</w:t>
            </w:r>
          </w:p>
        </w:tc>
        <w:tc>
          <w:tcPr>
            <w:tcW w:w="134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2912E1E7" w14:textId="4C721CAF">
            <w:pPr>
              <w:spacing w:after="0"/>
              <w:rPr>
                <w:rFonts w:ascii="Calibri" w:hAnsi="Calibri" w:eastAsia="Calibri" w:cs="Calibri"/>
                <w:color w:val="1F1F1F"/>
                <w:lang w:val="en-CA"/>
              </w:rPr>
            </w:pPr>
            <w:r w:rsidRPr="08000378">
              <w:rPr>
                <w:rFonts w:ascii="Calibri" w:hAnsi="Calibri" w:eastAsia="Calibri" w:cs="Calibri"/>
                <w:color w:val="1F1F1F"/>
                <w:lang w:val="en-CA"/>
              </w:rPr>
              <w:t>Search &amp; Discovery</w:t>
            </w:r>
          </w:p>
        </w:tc>
        <w:tc>
          <w:tcPr>
            <w:tcW w:w="415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5CC48742" w:rsidP="08000378" w:rsidRDefault="5CC48742" w14:paraId="39D4D1F9" w14:textId="52C1D30F">
            <w:pPr>
              <w:spacing w:after="0"/>
              <w:rPr>
                <w:rFonts w:ascii="Calibri" w:hAnsi="Calibri" w:eastAsia="Calibri" w:cs="Calibri"/>
                <w:color w:val="444746"/>
                <w:vertAlign w:val="superscript"/>
                <w:lang w:val="en-US"/>
              </w:rPr>
            </w:pPr>
            <w:r w:rsidRPr="08000378">
              <w:rPr>
                <w:rFonts w:ascii="Calibri" w:hAnsi="Calibri" w:eastAsia="Calibri" w:cs="Calibri"/>
                <w:color w:val="1F1F1F"/>
                <w:lang w:val="en-US"/>
              </w:rPr>
              <w:t>Display Helper availability status related to the previously set weekly calendar.</w:t>
            </w:r>
          </w:p>
        </w:tc>
        <w:tc>
          <w:tcPr>
            <w:tcW w:w="176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0651B77D" w14:textId="00C361D4">
            <w:pPr>
              <w:spacing w:after="0"/>
              <w:rPr>
                <w:rFonts w:ascii="Calibri" w:hAnsi="Calibri" w:eastAsia="Calibri" w:cs="Calibri"/>
                <w:color w:val="444746"/>
                <w:lang w:val="en-CA"/>
              </w:rPr>
            </w:pPr>
            <w:r w:rsidRPr="08000378">
              <w:rPr>
                <w:rFonts w:ascii="Calibri" w:hAnsi="Calibri" w:eastAsia="Calibri" w:cs="Calibri"/>
                <w:color w:val="444746"/>
                <w:lang w:val="en-CA"/>
              </w:rPr>
              <w:t>Search &amp; Filter Helpers</w:t>
            </w:r>
          </w:p>
        </w:tc>
        <w:tc>
          <w:tcPr>
            <w:tcW w:w="106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7497C99B" w14:textId="61814732">
            <w:pPr>
              <w:spacing w:after="0"/>
              <w:rPr>
                <w:rFonts w:ascii="Calibri" w:hAnsi="Calibri" w:eastAsia="Calibri" w:cs="Calibri"/>
                <w:color w:val="1F1F1F"/>
                <w:lang w:val="en-CA"/>
              </w:rPr>
            </w:pPr>
            <w:r w:rsidRPr="08000378">
              <w:rPr>
                <w:rFonts w:ascii="Calibri" w:hAnsi="Calibri" w:eastAsia="Calibri" w:cs="Calibri"/>
                <w:color w:val="1F1F1F"/>
                <w:lang w:val="en-CA"/>
              </w:rPr>
              <w:t>User, Helper</w:t>
            </w:r>
          </w:p>
        </w:tc>
      </w:tr>
      <w:tr w:rsidR="08000378" w:rsidTr="08000378" w14:paraId="2707CC91" w14:textId="77777777">
        <w:trPr>
          <w:trHeight w:val="302"/>
        </w:trPr>
        <w:tc>
          <w:tcPr>
            <w:tcW w:w="7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501CDCCD" w14:textId="34B0B83D">
            <w:pPr>
              <w:spacing w:after="0"/>
              <w:rPr>
                <w:rFonts w:ascii="Calibri" w:hAnsi="Calibri" w:eastAsia="Calibri" w:cs="Calibri"/>
                <w:b/>
                <w:bCs/>
                <w:color w:val="1F1F1F"/>
                <w:lang w:val="en-CA"/>
              </w:rPr>
            </w:pPr>
            <w:r w:rsidRPr="08000378">
              <w:rPr>
                <w:rFonts w:ascii="Calibri" w:hAnsi="Calibri" w:eastAsia="Calibri" w:cs="Calibri"/>
                <w:b/>
                <w:bCs/>
                <w:color w:val="1F1F1F"/>
                <w:lang w:val="en-CA"/>
              </w:rPr>
              <w:t>FR 2.3</w:t>
            </w:r>
          </w:p>
        </w:tc>
        <w:tc>
          <w:tcPr>
            <w:tcW w:w="134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7203140F" w14:textId="33A0A940">
            <w:pPr>
              <w:spacing w:after="0"/>
              <w:rPr>
                <w:rFonts w:ascii="Calibri" w:hAnsi="Calibri" w:eastAsia="Calibri" w:cs="Calibri"/>
                <w:color w:val="1F1F1F"/>
                <w:lang w:val="en-CA"/>
              </w:rPr>
            </w:pPr>
            <w:r w:rsidRPr="08000378">
              <w:rPr>
                <w:rFonts w:ascii="Calibri" w:hAnsi="Calibri" w:eastAsia="Calibri" w:cs="Calibri"/>
                <w:color w:val="1F1F1F"/>
                <w:lang w:val="en-CA"/>
              </w:rPr>
              <w:t>Search &amp; Discovery</w:t>
            </w:r>
          </w:p>
        </w:tc>
        <w:tc>
          <w:tcPr>
            <w:tcW w:w="415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42EDD7A9" w14:textId="52302F4B">
            <w:pPr>
              <w:spacing w:after="0"/>
              <w:rPr>
                <w:rFonts w:ascii="Calibri" w:hAnsi="Calibri" w:eastAsia="Calibri" w:cs="Calibri"/>
                <w:color w:val="1F1F1F"/>
                <w:lang w:val="en-CA"/>
              </w:rPr>
            </w:pPr>
            <w:r w:rsidRPr="08000378">
              <w:rPr>
                <w:rFonts w:ascii="Calibri" w:hAnsi="Calibri" w:eastAsia="Calibri" w:cs="Calibri"/>
                <w:color w:val="1F1F1F"/>
                <w:lang w:val="en-CA"/>
              </w:rPr>
              <w:t>Prioritize Helpers with higher ratings and lower response times in search results.</w:t>
            </w:r>
          </w:p>
        </w:tc>
        <w:tc>
          <w:tcPr>
            <w:tcW w:w="176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7D8363AB" w14:textId="5130EF48">
            <w:pPr>
              <w:spacing w:after="0"/>
              <w:rPr>
                <w:rFonts w:ascii="Calibri" w:hAnsi="Calibri" w:eastAsia="Calibri" w:cs="Calibri"/>
                <w:color w:val="444746"/>
                <w:lang w:val="en-CA"/>
              </w:rPr>
            </w:pPr>
            <w:r w:rsidRPr="08000378">
              <w:rPr>
                <w:rFonts w:ascii="Calibri" w:hAnsi="Calibri" w:eastAsia="Calibri" w:cs="Calibri"/>
                <w:color w:val="444746"/>
                <w:lang w:val="en-CA"/>
              </w:rPr>
              <w:t>Search &amp; Filter Helpers</w:t>
            </w:r>
          </w:p>
        </w:tc>
        <w:tc>
          <w:tcPr>
            <w:tcW w:w="106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01B4F2F9" w14:textId="6302FAD9">
            <w:pPr>
              <w:spacing w:after="0"/>
              <w:rPr>
                <w:rFonts w:ascii="Calibri" w:hAnsi="Calibri" w:eastAsia="Calibri" w:cs="Calibri"/>
                <w:color w:val="1F1F1F"/>
                <w:lang w:val="en-CA"/>
              </w:rPr>
            </w:pPr>
            <w:r w:rsidRPr="08000378">
              <w:rPr>
                <w:rFonts w:ascii="Calibri" w:hAnsi="Calibri" w:eastAsia="Calibri" w:cs="Calibri"/>
                <w:color w:val="1F1F1F"/>
                <w:lang w:val="en-CA"/>
              </w:rPr>
              <w:t>User</w:t>
            </w:r>
          </w:p>
        </w:tc>
      </w:tr>
      <w:tr w:rsidR="08000378" w:rsidTr="08000378" w14:paraId="363C483E" w14:textId="77777777">
        <w:trPr>
          <w:trHeight w:val="302"/>
        </w:trPr>
        <w:tc>
          <w:tcPr>
            <w:tcW w:w="7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2CDCB75A" w14:textId="330740DD">
            <w:pPr>
              <w:spacing w:after="0"/>
              <w:rPr>
                <w:rFonts w:ascii="Calibri" w:hAnsi="Calibri" w:eastAsia="Calibri" w:cs="Calibri"/>
                <w:b/>
                <w:bCs/>
                <w:color w:val="1F1F1F"/>
                <w:lang w:val="en-CA"/>
              </w:rPr>
            </w:pPr>
            <w:r w:rsidRPr="08000378">
              <w:rPr>
                <w:rFonts w:ascii="Calibri" w:hAnsi="Calibri" w:eastAsia="Calibri" w:cs="Calibri"/>
                <w:b/>
                <w:bCs/>
                <w:color w:val="1F1F1F"/>
                <w:lang w:val="en-CA"/>
              </w:rPr>
              <w:t>FR 3.1</w:t>
            </w:r>
          </w:p>
        </w:tc>
        <w:tc>
          <w:tcPr>
            <w:tcW w:w="134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5316ECA4" w14:textId="4922B567">
            <w:pPr>
              <w:spacing w:after="0"/>
              <w:rPr>
                <w:rFonts w:ascii="Calibri" w:hAnsi="Calibri" w:eastAsia="Calibri" w:cs="Calibri"/>
                <w:color w:val="1F1F1F"/>
                <w:lang w:val="en-CA"/>
              </w:rPr>
            </w:pPr>
            <w:r w:rsidRPr="08000378">
              <w:rPr>
                <w:rFonts w:ascii="Calibri" w:hAnsi="Calibri" w:eastAsia="Calibri" w:cs="Calibri"/>
                <w:color w:val="1F1F1F"/>
                <w:lang w:val="en-CA"/>
              </w:rPr>
              <w:t>Real-Time Comm.</w:t>
            </w:r>
          </w:p>
        </w:tc>
        <w:tc>
          <w:tcPr>
            <w:tcW w:w="415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36DD24D6" w14:textId="4BB44832">
            <w:pPr>
              <w:spacing w:after="0"/>
              <w:rPr>
                <w:rFonts w:ascii="Calibri" w:hAnsi="Calibri" w:eastAsia="Calibri" w:cs="Calibri"/>
                <w:color w:val="1F1F1F"/>
                <w:lang w:val="en-CA"/>
              </w:rPr>
            </w:pPr>
            <w:r w:rsidRPr="08000378">
              <w:rPr>
                <w:rFonts w:ascii="Calibri" w:hAnsi="Calibri" w:eastAsia="Calibri" w:cs="Calibri"/>
                <w:color w:val="1F1F1F"/>
                <w:lang w:val="en-CA"/>
              </w:rPr>
              <w:t>Establish P2P video/audio connection between User and Helper via WebRTC.</w:t>
            </w:r>
          </w:p>
        </w:tc>
        <w:tc>
          <w:tcPr>
            <w:tcW w:w="176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5B5164C2" w14:textId="1E0D48CE">
            <w:pPr>
              <w:spacing w:after="0"/>
              <w:rPr>
                <w:rFonts w:ascii="Calibri" w:hAnsi="Calibri" w:eastAsia="Calibri" w:cs="Calibri"/>
                <w:color w:val="444746"/>
                <w:lang w:val="en-CA"/>
              </w:rPr>
            </w:pPr>
            <w:r w:rsidRPr="08000378">
              <w:rPr>
                <w:rFonts w:ascii="Calibri" w:hAnsi="Calibri" w:eastAsia="Calibri" w:cs="Calibri"/>
                <w:color w:val="444746"/>
                <w:lang w:val="en-CA"/>
              </w:rPr>
              <w:t>Initiate Video Call &amp; Chat</w:t>
            </w:r>
          </w:p>
        </w:tc>
        <w:tc>
          <w:tcPr>
            <w:tcW w:w="106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4CD64A61" w14:textId="24CDF7BE">
            <w:pPr>
              <w:spacing w:after="0"/>
              <w:rPr>
                <w:rFonts w:ascii="Calibri" w:hAnsi="Calibri" w:eastAsia="Calibri" w:cs="Calibri"/>
                <w:color w:val="1F1F1F"/>
                <w:lang w:val="en-CA"/>
              </w:rPr>
            </w:pPr>
            <w:r w:rsidRPr="08000378">
              <w:rPr>
                <w:rFonts w:ascii="Calibri" w:hAnsi="Calibri" w:eastAsia="Calibri" w:cs="Calibri"/>
                <w:color w:val="1F1F1F"/>
                <w:lang w:val="en-CA"/>
              </w:rPr>
              <w:t>User, Helper</w:t>
            </w:r>
          </w:p>
        </w:tc>
      </w:tr>
      <w:tr w:rsidR="08000378" w:rsidTr="08000378" w14:paraId="3BB14B55" w14:textId="77777777">
        <w:trPr>
          <w:trHeight w:val="302"/>
        </w:trPr>
        <w:tc>
          <w:tcPr>
            <w:tcW w:w="7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3A70FF5D" w14:textId="7AECAB02">
            <w:pPr>
              <w:spacing w:after="0"/>
              <w:rPr>
                <w:rFonts w:ascii="Calibri" w:hAnsi="Calibri" w:eastAsia="Calibri" w:cs="Calibri"/>
                <w:b/>
                <w:bCs/>
                <w:color w:val="1F1F1F"/>
                <w:lang w:val="en-CA"/>
              </w:rPr>
            </w:pPr>
            <w:r w:rsidRPr="08000378">
              <w:rPr>
                <w:rFonts w:ascii="Calibri" w:hAnsi="Calibri" w:eastAsia="Calibri" w:cs="Calibri"/>
                <w:b/>
                <w:bCs/>
                <w:color w:val="1F1F1F"/>
                <w:lang w:val="en-CA"/>
              </w:rPr>
              <w:t>FR 3.2</w:t>
            </w:r>
          </w:p>
        </w:tc>
        <w:tc>
          <w:tcPr>
            <w:tcW w:w="134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6AFD1881" w14:textId="5A080C76">
            <w:pPr>
              <w:spacing w:after="0"/>
              <w:rPr>
                <w:rFonts w:ascii="Calibri" w:hAnsi="Calibri" w:eastAsia="Calibri" w:cs="Calibri"/>
                <w:color w:val="1F1F1F"/>
                <w:lang w:val="en-CA"/>
              </w:rPr>
            </w:pPr>
            <w:r w:rsidRPr="08000378">
              <w:rPr>
                <w:rFonts w:ascii="Calibri" w:hAnsi="Calibri" w:eastAsia="Calibri" w:cs="Calibri"/>
                <w:color w:val="1F1F1F"/>
                <w:lang w:val="en-CA"/>
              </w:rPr>
              <w:t>Real-Time Comm.</w:t>
            </w:r>
          </w:p>
        </w:tc>
        <w:tc>
          <w:tcPr>
            <w:tcW w:w="415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07DB2BAC" w14:textId="2A8DE285">
            <w:pPr>
              <w:spacing w:after="0"/>
              <w:rPr>
                <w:rFonts w:ascii="Calibri" w:hAnsi="Calibri" w:eastAsia="Calibri" w:cs="Calibri"/>
                <w:color w:val="1F1F1F"/>
                <w:lang w:val="en-CA"/>
              </w:rPr>
            </w:pPr>
            <w:r w:rsidRPr="08000378">
              <w:rPr>
                <w:rFonts w:ascii="Calibri" w:hAnsi="Calibri" w:eastAsia="Calibri" w:cs="Calibri"/>
                <w:color w:val="1F1F1F"/>
                <w:lang w:val="en-CA"/>
              </w:rPr>
              <w:t>Include a text-based chat function alongside the video feed.</w:t>
            </w:r>
          </w:p>
        </w:tc>
        <w:tc>
          <w:tcPr>
            <w:tcW w:w="176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18AEEB62" w14:textId="43C3BDE8">
            <w:pPr>
              <w:spacing w:after="0"/>
              <w:rPr>
                <w:rFonts w:ascii="Calibri" w:hAnsi="Calibri" w:eastAsia="Calibri" w:cs="Calibri"/>
                <w:color w:val="444746"/>
                <w:lang w:val="en-CA"/>
              </w:rPr>
            </w:pPr>
            <w:r w:rsidRPr="08000378">
              <w:rPr>
                <w:rFonts w:ascii="Calibri" w:hAnsi="Calibri" w:eastAsia="Calibri" w:cs="Calibri"/>
                <w:color w:val="444746"/>
                <w:lang w:val="en-CA"/>
              </w:rPr>
              <w:t>Initiate Video Call &amp; Chat</w:t>
            </w:r>
          </w:p>
        </w:tc>
        <w:tc>
          <w:tcPr>
            <w:tcW w:w="106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000DEA18" w14:textId="0E7BF26E">
            <w:pPr>
              <w:spacing w:after="0"/>
              <w:rPr>
                <w:rFonts w:ascii="Calibri" w:hAnsi="Calibri" w:eastAsia="Calibri" w:cs="Calibri"/>
                <w:color w:val="1F1F1F"/>
                <w:lang w:val="en-CA"/>
              </w:rPr>
            </w:pPr>
            <w:r w:rsidRPr="08000378">
              <w:rPr>
                <w:rFonts w:ascii="Calibri" w:hAnsi="Calibri" w:eastAsia="Calibri" w:cs="Calibri"/>
                <w:color w:val="1F1F1F"/>
                <w:lang w:val="en-CA"/>
              </w:rPr>
              <w:t>User, Helper</w:t>
            </w:r>
          </w:p>
        </w:tc>
      </w:tr>
      <w:tr w:rsidR="08000378" w:rsidTr="08000378" w14:paraId="3693D776" w14:textId="77777777">
        <w:trPr>
          <w:trHeight w:val="302"/>
        </w:trPr>
        <w:tc>
          <w:tcPr>
            <w:tcW w:w="7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0F933D08" w14:textId="534F93BC">
            <w:pPr>
              <w:spacing w:after="0"/>
              <w:rPr>
                <w:rFonts w:ascii="Calibri" w:hAnsi="Calibri" w:eastAsia="Calibri" w:cs="Calibri"/>
                <w:b/>
                <w:bCs/>
                <w:color w:val="1F1F1F"/>
                <w:lang w:val="en-CA"/>
              </w:rPr>
            </w:pPr>
            <w:r w:rsidRPr="08000378">
              <w:rPr>
                <w:rFonts w:ascii="Calibri" w:hAnsi="Calibri" w:eastAsia="Calibri" w:cs="Calibri"/>
                <w:b/>
                <w:bCs/>
                <w:color w:val="1F1F1F"/>
                <w:lang w:val="en-CA"/>
              </w:rPr>
              <w:t>FR 3.3</w:t>
            </w:r>
          </w:p>
        </w:tc>
        <w:tc>
          <w:tcPr>
            <w:tcW w:w="134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47777AE1" w14:textId="3D4106D6">
            <w:pPr>
              <w:spacing w:after="0"/>
              <w:rPr>
                <w:rFonts w:ascii="Calibri" w:hAnsi="Calibri" w:eastAsia="Calibri" w:cs="Calibri"/>
                <w:color w:val="1F1F1F"/>
                <w:lang w:val="en-CA"/>
              </w:rPr>
            </w:pPr>
            <w:r w:rsidRPr="08000378">
              <w:rPr>
                <w:rFonts w:ascii="Calibri" w:hAnsi="Calibri" w:eastAsia="Calibri" w:cs="Calibri"/>
                <w:color w:val="1F1F1F"/>
                <w:lang w:val="en-CA"/>
              </w:rPr>
              <w:t>Real-Time Comm.</w:t>
            </w:r>
          </w:p>
        </w:tc>
        <w:tc>
          <w:tcPr>
            <w:tcW w:w="415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14257292" w14:textId="6F3BBF20">
            <w:pPr>
              <w:spacing w:after="0"/>
              <w:rPr>
                <w:rFonts w:ascii="Calibri" w:hAnsi="Calibri" w:eastAsia="Calibri" w:cs="Calibri"/>
                <w:color w:val="1F1F1F"/>
                <w:lang w:val="en-CA"/>
              </w:rPr>
            </w:pPr>
            <w:r w:rsidRPr="08000378">
              <w:rPr>
                <w:rFonts w:ascii="Calibri" w:hAnsi="Calibri" w:eastAsia="Calibri" w:cs="Calibri"/>
                <w:color w:val="1F1F1F"/>
                <w:lang w:val="en-CA"/>
              </w:rPr>
              <w:t>Allow the Helper to mute audio or pause video streams for privacy or clarity.</w:t>
            </w:r>
          </w:p>
        </w:tc>
        <w:tc>
          <w:tcPr>
            <w:tcW w:w="176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790383B9" w14:textId="68F66734">
            <w:pPr>
              <w:spacing w:after="0"/>
              <w:rPr>
                <w:rFonts w:ascii="Calibri" w:hAnsi="Calibri" w:eastAsia="Calibri" w:cs="Calibri"/>
                <w:color w:val="444746"/>
                <w:lang w:val="en-CA"/>
              </w:rPr>
            </w:pPr>
            <w:r w:rsidRPr="08000378">
              <w:rPr>
                <w:rFonts w:ascii="Calibri" w:hAnsi="Calibri" w:eastAsia="Calibri" w:cs="Calibri"/>
                <w:color w:val="444746"/>
                <w:lang w:val="en-CA"/>
              </w:rPr>
              <w:t>Mute/Pause Video Stream</w:t>
            </w:r>
          </w:p>
        </w:tc>
        <w:tc>
          <w:tcPr>
            <w:tcW w:w="106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3190A2F" w:rsidP="08000378" w:rsidRDefault="23190A2F" w14:paraId="14A84A06" w14:textId="6B68C326">
            <w:pPr>
              <w:spacing w:after="0"/>
              <w:rPr>
                <w:rFonts w:ascii="Calibri" w:hAnsi="Calibri" w:eastAsia="Calibri" w:cs="Calibri"/>
                <w:color w:val="1F1F1F"/>
                <w:lang w:val="en-CA"/>
              </w:rPr>
            </w:pPr>
            <w:r w:rsidRPr="08000378">
              <w:rPr>
                <w:rFonts w:ascii="Calibri" w:hAnsi="Calibri" w:eastAsia="Calibri" w:cs="Calibri"/>
                <w:color w:val="1F1F1F"/>
                <w:lang w:val="en-CA"/>
              </w:rPr>
              <w:t>User, Helper</w:t>
            </w:r>
          </w:p>
        </w:tc>
      </w:tr>
      <w:tr w:rsidR="08000378" w:rsidTr="08000378" w14:paraId="02D09A20" w14:textId="77777777">
        <w:trPr>
          <w:trHeight w:val="302"/>
        </w:trPr>
        <w:tc>
          <w:tcPr>
            <w:tcW w:w="7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1AAE706A" w14:textId="7533D4A6">
            <w:pPr>
              <w:spacing w:after="0"/>
              <w:rPr>
                <w:rFonts w:ascii="Calibri" w:hAnsi="Calibri" w:eastAsia="Calibri" w:cs="Calibri"/>
                <w:b/>
                <w:bCs/>
                <w:color w:val="1F1F1F"/>
                <w:lang w:val="en-CA"/>
              </w:rPr>
            </w:pPr>
            <w:r w:rsidRPr="08000378">
              <w:rPr>
                <w:rFonts w:ascii="Calibri" w:hAnsi="Calibri" w:eastAsia="Calibri" w:cs="Calibri"/>
                <w:b/>
                <w:bCs/>
                <w:color w:val="1F1F1F"/>
                <w:lang w:val="en-CA"/>
              </w:rPr>
              <w:t>FR 4.1</w:t>
            </w:r>
          </w:p>
        </w:tc>
        <w:tc>
          <w:tcPr>
            <w:tcW w:w="134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00886BA5" w14:textId="79FA4B72">
            <w:pPr>
              <w:spacing w:after="0"/>
              <w:rPr>
                <w:rFonts w:ascii="Calibri" w:hAnsi="Calibri" w:eastAsia="Calibri" w:cs="Calibri"/>
                <w:color w:val="1F1F1F"/>
                <w:lang w:val="en-CA"/>
              </w:rPr>
            </w:pPr>
            <w:r w:rsidRPr="08000378">
              <w:rPr>
                <w:rFonts w:ascii="Calibri" w:hAnsi="Calibri" w:eastAsia="Calibri" w:cs="Calibri"/>
                <w:color w:val="1F1F1F"/>
                <w:lang w:val="en-CA"/>
              </w:rPr>
              <w:t>Session Mgmt.</w:t>
            </w:r>
          </w:p>
        </w:tc>
        <w:tc>
          <w:tcPr>
            <w:tcW w:w="415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41F6B2C1" w14:textId="692C0907">
            <w:pPr>
              <w:spacing w:after="0"/>
              <w:rPr>
                <w:rFonts w:ascii="Calibri" w:hAnsi="Calibri" w:eastAsia="Calibri" w:cs="Calibri"/>
                <w:color w:val="1F1F1F"/>
                <w:lang w:val="en-CA"/>
              </w:rPr>
            </w:pPr>
            <w:r w:rsidRPr="08000378">
              <w:rPr>
                <w:rFonts w:ascii="Calibri" w:hAnsi="Calibri" w:eastAsia="Calibri" w:cs="Calibri"/>
                <w:color w:val="1F1F1F"/>
                <w:lang w:val="en-CA"/>
              </w:rPr>
              <w:t>Track start/end times of video sessions to calculate duration for billing.</w:t>
            </w:r>
          </w:p>
        </w:tc>
        <w:tc>
          <w:tcPr>
            <w:tcW w:w="176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2E36A9C5" w14:textId="02A9D443">
            <w:pPr>
              <w:spacing w:after="0"/>
              <w:rPr>
                <w:rFonts w:ascii="Calibri" w:hAnsi="Calibri" w:eastAsia="Calibri" w:cs="Calibri"/>
                <w:color w:val="444746"/>
                <w:lang w:val="en-CA"/>
              </w:rPr>
            </w:pPr>
            <w:r w:rsidRPr="08000378">
              <w:rPr>
                <w:rFonts w:ascii="Calibri" w:hAnsi="Calibri" w:eastAsia="Calibri" w:cs="Calibri"/>
                <w:color w:val="444746"/>
                <w:lang w:val="en-CA"/>
              </w:rPr>
              <w:t>Process Automatic Billing</w:t>
            </w:r>
          </w:p>
        </w:tc>
        <w:tc>
          <w:tcPr>
            <w:tcW w:w="106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1C256567" w14:textId="110B4BB0">
            <w:pPr>
              <w:spacing w:after="0"/>
              <w:rPr>
                <w:rFonts w:ascii="Calibri" w:hAnsi="Calibri" w:eastAsia="Calibri" w:cs="Calibri"/>
                <w:color w:val="1F1F1F"/>
                <w:lang w:val="en-CA"/>
              </w:rPr>
            </w:pPr>
            <w:r w:rsidRPr="08000378">
              <w:rPr>
                <w:rFonts w:ascii="Calibri" w:hAnsi="Calibri" w:eastAsia="Calibri" w:cs="Calibri"/>
                <w:color w:val="1F1F1F"/>
                <w:lang w:val="en-CA"/>
              </w:rPr>
              <w:t>System</w:t>
            </w:r>
          </w:p>
        </w:tc>
      </w:tr>
      <w:tr w:rsidR="08000378" w:rsidTr="08000378" w14:paraId="13A4C450" w14:textId="77777777">
        <w:trPr>
          <w:trHeight w:val="302"/>
        </w:trPr>
        <w:tc>
          <w:tcPr>
            <w:tcW w:w="7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5DBC0C0C" w14:textId="47586399">
            <w:pPr>
              <w:spacing w:after="0"/>
              <w:rPr>
                <w:rFonts w:ascii="Calibri" w:hAnsi="Calibri" w:eastAsia="Calibri" w:cs="Calibri"/>
                <w:b/>
                <w:bCs/>
                <w:color w:val="1F1F1F"/>
                <w:lang w:val="en-CA"/>
              </w:rPr>
            </w:pPr>
            <w:r w:rsidRPr="08000378">
              <w:rPr>
                <w:rFonts w:ascii="Calibri" w:hAnsi="Calibri" w:eastAsia="Calibri" w:cs="Calibri"/>
                <w:b/>
                <w:bCs/>
                <w:color w:val="1F1F1F"/>
                <w:lang w:val="en-CA"/>
              </w:rPr>
              <w:t>FR 4.2</w:t>
            </w:r>
          </w:p>
        </w:tc>
        <w:tc>
          <w:tcPr>
            <w:tcW w:w="134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1393411B" w14:textId="3250F628">
            <w:pPr>
              <w:spacing w:after="0"/>
              <w:rPr>
                <w:rFonts w:ascii="Calibri" w:hAnsi="Calibri" w:eastAsia="Calibri" w:cs="Calibri"/>
                <w:color w:val="1F1F1F"/>
                <w:lang w:val="en-CA"/>
              </w:rPr>
            </w:pPr>
            <w:r w:rsidRPr="08000378">
              <w:rPr>
                <w:rFonts w:ascii="Calibri" w:hAnsi="Calibri" w:eastAsia="Calibri" w:cs="Calibri"/>
                <w:color w:val="1F1F1F"/>
                <w:lang w:val="en-CA"/>
              </w:rPr>
              <w:t>Session Mgmt.</w:t>
            </w:r>
          </w:p>
        </w:tc>
        <w:tc>
          <w:tcPr>
            <w:tcW w:w="415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2A4C3007" w14:textId="772CFD81">
            <w:pPr>
              <w:spacing w:after="0"/>
              <w:rPr>
                <w:rFonts w:ascii="Calibri" w:hAnsi="Calibri" w:eastAsia="Calibri" w:cs="Calibri"/>
                <w:color w:val="1F1F1F"/>
                <w:lang w:val="en-CA"/>
              </w:rPr>
            </w:pPr>
            <w:r w:rsidRPr="08000378">
              <w:rPr>
                <w:rFonts w:ascii="Calibri" w:hAnsi="Calibri" w:eastAsia="Calibri" w:cs="Calibri"/>
                <w:color w:val="1F1F1F"/>
                <w:lang w:val="en-CA"/>
              </w:rPr>
              <w:t>Store and manage all video call sessions and associated text-based chat logs.</w:t>
            </w:r>
          </w:p>
        </w:tc>
        <w:tc>
          <w:tcPr>
            <w:tcW w:w="176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B7F5FB4" w:rsidP="08000378" w:rsidRDefault="3B7F5FB4" w14:paraId="44DAB945" w14:textId="4D5F7A45">
            <w:pPr>
              <w:spacing w:after="0"/>
              <w:rPr>
                <w:rFonts w:ascii="Calibri" w:hAnsi="Calibri" w:eastAsia="Calibri" w:cs="Calibri"/>
                <w:color w:val="444746"/>
                <w:lang w:val="en-CA"/>
              </w:rPr>
            </w:pPr>
            <w:r w:rsidRPr="08000378">
              <w:rPr>
                <w:rFonts w:ascii="Calibri" w:hAnsi="Calibri" w:eastAsia="Calibri" w:cs="Calibri"/>
                <w:color w:val="444746"/>
                <w:lang w:val="en-CA"/>
              </w:rPr>
              <w:t xml:space="preserve">Maintain Session </w:t>
            </w:r>
            <w:r w:rsidRPr="08000378" w:rsidR="08000378">
              <w:rPr>
                <w:rFonts w:ascii="Calibri" w:hAnsi="Calibri" w:eastAsia="Calibri" w:cs="Calibri"/>
                <w:color w:val="444746"/>
                <w:lang w:val="en-CA"/>
              </w:rPr>
              <w:t>Logs</w:t>
            </w:r>
          </w:p>
        </w:tc>
        <w:tc>
          <w:tcPr>
            <w:tcW w:w="106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1AACC916" w14:textId="2F4CC966">
            <w:pPr>
              <w:spacing w:after="0"/>
              <w:rPr>
                <w:rFonts w:ascii="Calibri" w:hAnsi="Calibri" w:eastAsia="Calibri" w:cs="Calibri"/>
                <w:color w:val="1F1F1F"/>
                <w:lang w:val="en-CA"/>
              </w:rPr>
            </w:pPr>
            <w:r w:rsidRPr="08000378">
              <w:rPr>
                <w:rFonts w:ascii="Calibri" w:hAnsi="Calibri" w:eastAsia="Calibri" w:cs="Calibri"/>
                <w:color w:val="1F1F1F"/>
                <w:lang w:val="en-CA"/>
              </w:rPr>
              <w:t>System</w:t>
            </w:r>
          </w:p>
        </w:tc>
      </w:tr>
      <w:tr w:rsidR="08000378" w:rsidTr="08000378" w14:paraId="2C46667B" w14:textId="77777777">
        <w:trPr>
          <w:trHeight w:val="302"/>
        </w:trPr>
        <w:tc>
          <w:tcPr>
            <w:tcW w:w="7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18F842EA" w14:textId="75A0DC76">
            <w:pPr>
              <w:spacing w:after="0"/>
              <w:rPr>
                <w:rFonts w:ascii="Calibri" w:hAnsi="Calibri" w:eastAsia="Calibri" w:cs="Calibri"/>
                <w:b/>
                <w:bCs/>
                <w:color w:val="1F1F1F"/>
                <w:lang w:val="en-CA"/>
              </w:rPr>
            </w:pPr>
            <w:r w:rsidRPr="08000378">
              <w:rPr>
                <w:rFonts w:ascii="Calibri" w:hAnsi="Calibri" w:eastAsia="Calibri" w:cs="Calibri"/>
                <w:b/>
                <w:bCs/>
                <w:color w:val="1F1F1F"/>
                <w:lang w:val="en-CA"/>
              </w:rPr>
              <w:t>FR 4.3</w:t>
            </w:r>
          </w:p>
        </w:tc>
        <w:tc>
          <w:tcPr>
            <w:tcW w:w="134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400530C7" w14:textId="08683E6E">
            <w:pPr>
              <w:spacing w:after="0"/>
              <w:rPr>
                <w:rFonts w:ascii="Calibri" w:hAnsi="Calibri" w:eastAsia="Calibri" w:cs="Calibri"/>
                <w:color w:val="1F1F1F"/>
                <w:lang w:val="en-CA"/>
              </w:rPr>
            </w:pPr>
            <w:r w:rsidRPr="08000378">
              <w:rPr>
                <w:rFonts w:ascii="Calibri" w:hAnsi="Calibri" w:eastAsia="Calibri" w:cs="Calibri"/>
                <w:color w:val="1F1F1F"/>
                <w:lang w:val="en-CA"/>
              </w:rPr>
              <w:t>Session Mgmt.</w:t>
            </w:r>
          </w:p>
        </w:tc>
        <w:tc>
          <w:tcPr>
            <w:tcW w:w="415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3FE4E5EF" w14:textId="36A19CA2">
            <w:pPr>
              <w:spacing w:after="0"/>
              <w:rPr>
                <w:rFonts w:ascii="Calibri" w:hAnsi="Calibri" w:eastAsia="Calibri" w:cs="Calibri"/>
                <w:color w:val="1F1F1F"/>
                <w:lang w:val="en-CA"/>
              </w:rPr>
            </w:pPr>
            <w:r w:rsidRPr="08000378">
              <w:rPr>
                <w:rFonts w:ascii="Calibri" w:hAnsi="Calibri" w:eastAsia="Calibri" w:cs="Calibri"/>
                <w:color w:val="1F1F1F"/>
                <w:lang w:val="en-CA"/>
              </w:rPr>
              <w:t>Persist session metadata for dispute resolution and platform analytics.</w:t>
            </w:r>
          </w:p>
        </w:tc>
        <w:tc>
          <w:tcPr>
            <w:tcW w:w="176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A841034" w:rsidP="08000378" w:rsidRDefault="0A841034" w14:paraId="11241E08" w14:textId="2E266488">
            <w:pPr>
              <w:spacing w:after="0"/>
              <w:rPr>
                <w:rFonts w:ascii="Calibri" w:hAnsi="Calibri" w:eastAsia="Calibri" w:cs="Calibri"/>
                <w:color w:val="444746"/>
                <w:lang w:val="en-CA"/>
              </w:rPr>
            </w:pPr>
            <w:r w:rsidRPr="08000378">
              <w:rPr>
                <w:rFonts w:ascii="Calibri" w:hAnsi="Calibri" w:eastAsia="Calibri" w:cs="Calibri"/>
                <w:color w:val="444746"/>
                <w:lang w:val="en-CA"/>
              </w:rPr>
              <w:t>Maintain</w:t>
            </w:r>
            <w:r w:rsidRPr="08000378" w:rsidR="08000378">
              <w:rPr>
                <w:rFonts w:ascii="Calibri" w:hAnsi="Calibri" w:eastAsia="Calibri" w:cs="Calibri"/>
                <w:color w:val="444746"/>
                <w:lang w:val="en-CA"/>
              </w:rPr>
              <w:t xml:space="preserve"> </w:t>
            </w:r>
            <w:r w:rsidRPr="08000378">
              <w:rPr>
                <w:rFonts w:ascii="Calibri" w:hAnsi="Calibri" w:eastAsia="Calibri" w:cs="Calibri"/>
                <w:color w:val="444746"/>
                <w:lang w:val="en-CA"/>
              </w:rPr>
              <w:t xml:space="preserve">Session </w:t>
            </w:r>
            <w:r w:rsidRPr="08000378" w:rsidR="08000378">
              <w:rPr>
                <w:rFonts w:ascii="Calibri" w:hAnsi="Calibri" w:eastAsia="Calibri" w:cs="Calibri"/>
                <w:color w:val="444746"/>
                <w:lang w:val="en-CA"/>
              </w:rPr>
              <w:t>Logs</w:t>
            </w:r>
          </w:p>
        </w:tc>
        <w:tc>
          <w:tcPr>
            <w:tcW w:w="106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5540AF80" w14:textId="49F2A5D6">
            <w:pPr>
              <w:spacing w:after="0"/>
              <w:rPr>
                <w:rFonts w:ascii="Calibri" w:hAnsi="Calibri" w:eastAsia="Calibri" w:cs="Calibri"/>
                <w:color w:val="1F1F1F"/>
                <w:lang w:val="en-CA"/>
              </w:rPr>
            </w:pPr>
            <w:r w:rsidRPr="08000378">
              <w:rPr>
                <w:rFonts w:ascii="Calibri" w:hAnsi="Calibri" w:eastAsia="Calibri" w:cs="Calibri"/>
                <w:color w:val="1F1F1F"/>
                <w:lang w:val="en-CA"/>
              </w:rPr>
              <w:t>Syste</w:t>
            </w:r>
            <w:r w:rsidRPr="08000378" w:rsidR="6497D9CF">
              <w:rPr>
                <w:rFonts w:ascii="Calibri" w:hAnsi="Calibri" w:eastAsia="Calibri" w:cs="Calibri"/>
                <w:color w:val="1F1F1F"/>
                <w:lang w:val="en-CA"/>
              </w:rPr>
              <w:t>m</w:t>
            </w:r>
          </w:p>
        </w:tc>
      </w:tr>
      <w:tr w:rsidR="08000378" w:rsidTr="08000378" w14:paraId="0AF3C16B" w14:textId="77777777">
        <w:trPr>
          <w:trHeight w:val="302"/>
        </w:trPr>
        <w:tc>
          <w:tcPr>
            <w:tcW w:w="7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12E60F6F" w14:textId="2E437880">
            <w:pPr>
              <w:spacing w:after="0"/>
              <w:rPr>
                <w:rFonts w:ascii="Calibri" w:hAnsi="Calibri" w:eastAsia="Calibri" w:cs="Calibri"/>
                <w:b/>
                <w:bCs/>
                <w:color w:val="1F1F1F"/>
                <w:lang w:val="en-CA"/>
              </w:rPr>
            </w:pPr>
            <w:r w:rsidRPr="08000378">
              <w:rPr>
                <w:rFonts w:ascii="Calibri" w:hAnsi="Calibri" w:eastAsia="Calibri" w:cs="Calibri"/>
                <w:b/>
                <w:bCs/>
                <w:color w:val="1F1F1F"/>
                <w:lang w:val="en-CA"/>
              </w:rPr>
              <w:t>FR 5.1</w:t>
            </w:r>
          </w:p>
        </w:tc>
        <w:tc>
          <w:tcPr>
            <w:tcW w:w="134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310041B6" w14:textId="5D752F2C">
            <w:pPr>
              <w:spacing w:after="0"/>
              <w:rPr>
                <w:rFonts w:ascii="Calibri" w:hAnsi="Calibri" w:eastAsia="Calibri" w:cs="Calibri"/>
                <w:color w:val="1F1F1F"/>
                <w:lang w:val="en-CA"/>
              </w:rPr>
            </w:pPr>
            <w:r w:rsidRPr="08000378">
              <w:rPr>
                <w:rFonts w:ascii="Calibri" w:hAnsi="Calibri" w:eastAsia="Calibri" w:cs="Calibri"/>
                <w:color w:val="1F1F1F"/>
                <w:lang w:val="en-CA"/>
              </w:rPr>
              <w:t>Financial Trans.</w:t>
            </w:r>
          </w:p>
        </w:tc>
        <w:tc>
          <w:tcPr>
            <w:tcW w:w="415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59D2069A" w14:textId="05D4CFE6">
            <w:pPr>
              <w:spacing w:after="0"/>
              <w:rPr>
                <w:rFonts w:ascii="Calibri" w:hAnsi="Calibri" w:eastAsia="Calibri" w:cs="Calibri"/>
                <w:color w:val="1F1F1F"/>
                <w:lang w:val="en-CA"/>
              </w:rPr>
            </w:pPr>
            <w:r w:rsidRPr="08000378">
              <w:rPr>
                <w:rFonts w:ascii="Calibri" w:hAnsi="Calibri" w:eastAsia="Calibri" w:cs="Calibri"/>
                <w:color w:val="1F1F1F"/>
                <w:lang w:val="en-CA"/>
              </w:rPr>
              <w:t>Securely tokenize and store payment information using Stripe API.</w:t>
            </w:r>
          </w:p>
        </w:tc>
        <w:tc>
          <w:tcPr>
            <w:tcW w:w="176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1383301F" w14:textId="265F6B23">
            <w:pPr>
              <w:spacing w:after="0"/>
              <w:rPr>
                <w:rFonts w:ascii="Calibri" w:hAnsi="Calibri" w:eastAsia="Calibri" w:cs="Calibri"/>
                <w:color w:val="444746"/>
                <w:lang w:val="en-CA"/>
              </w:rPr>
            </w:pPr>
            <w:r w:rsidRPr="08000378">
              <w:rPr>
                <w:rFonts w:ascii="Calibri" w:hAnsi="Calibri" w:eastAsia="Calibri" w:cs="Calibri"/>
                <w:color w:val="444746"/>
                <w:lang w:val="en-CA"/>
              </w:rPr>
              <w:t>Manage User Profile &amp; Payment</w:t>
            </w:r>
          </w:p>
        </w:tc>
        <w:tc>
          <w:tcPr>
            <w:tcW w:w="106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08B7E0F5" w14:textId="113E77E2">
            <w:pPr>
              <w:spacing w:after="0"/>
              <w:rPr>
                <w:rFonts w:ascii="Calibri" w:hAnsi="Calibri" w:eastAsia="Calibri" w:cs="Calibri"/>
                <w:color w:val="1F1F1F"/>
                <w:lang w:val="en-CA"/>
              </w:rPr>
            </w:pPr>
            <w:r w:rsidRPr="08000378">
              <w:rPr>
                <w:rFonts w:ascii="Calibri" w:hAnsi="Calibri" w:eastAsia="Calibri" w:cs="Calibri"/>
                <w:color w:val="1F1F1F"/>
                <w:lang w:val="en-CA"/>
              </w:rPr>
              <w:t>User, Stripe API</w:t>
            </w:r>
          </w:p>
        </w:tc>
      </w:tr>
      <w:tr w:rsidR="08000378" w:rsidTr="08000378" w14:paraId="08ABD25D" w14:textId="77777777">
        <w:trPr>
          <w:trHeight w:val="302"/>
        </w:trPr>
        <w:tc>
          <w:tcPr>
            <w:tcW w:w="7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54BB7A44" w14:textId="34C79E3B">
            <w:pPr>
              <w:spacing w:after="0"/>
              <w:rPr>
                <w:rFonts w:ascii="Calibri" w:hAnsi="Calibri" w:eastAsia="Calibri" w:cs="Calibri"/>
                <w:b/>
                <w:bCs/>
                <w:color w:val="1F1F1F"/>
                <w:lang w:val="en-CA"/>
              </w:rPr>
            </w:pPr>
            <w:r w:rsidRPr="08000378">
              <w:rPr>
                <w:rFonts w:ascii="Calibri" w:hAnsi="Calibri" w:eastAsia="Calibri" w:cs="Calibri"/>
                <w:b/>
                <w:bCs/>
                <w:color w:val="1F1F1F"/>
                <w:lang w:val="en-CA"/>
              </w:rPr>
              <w:t>FR 5.2</w:t>
            </w:r>
          </w:p>
        </w:tc>
        <w:tc>
          <w:tcPr>
            <w:tcW w:w="134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2C5F7EF6" w14:textId="728E1D4A">
            <w:pPr>
              <w:spacing w:after="0"/>
              <w:rPr>
                <w:rFonts w:ascii="Calibri" w:hAnsi="Calibri" w:eastAsia="Calibri" w:cs="Calibri"/>
                <w:color w:val="1F1F1F"/>
                <w:lang w:val="en-CA"/>
              </w:rPr>
            </w:pPr>
            <w:r w:rsidRPr="08000378">
              <w:rPr>
                <w:rFonts w:ascii="Calibri" w:hAnsi="Calibri" w:eastAsia="Calibri" w:cs="Calibri"/>
                <w:color w:val="1F1F1F"/>
                <w:lang w:val="en-CA"/>
              </w:rPr>
              <w:t>Financial Trans.</w:t>
            </w:r>
          </w:p>
        </w:tc>
        <w:tc>
          <w:tcPr>
            <w:tcW w:w="415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7477E7AE" w14:textId="2BF933BF">
            <w:pPr>
              <w:spacing w:after="0"/>
              <w:rPr>
                <w:rFonts w:ascii="Calibri" w:hAnsi="Calibri" w:eastAsia="Calibri" w:cs="Calibri"/>
                <w:color w:val="1F1F1F"/>
                <w:lang w:val="en-CA"/>
              </w:rPr>
            </w:pPr>
            <w:r w:rsidRPr="08000378">
              <w:rPr>
                <w:rFonts w:ascii="Calibri" w:hAnsi="Calibri" w:eastAsia="Calibri" w:cs="Calibri"/>
                <w:color w:val="1F1F1F"/>
                <w:lang w:val="en-CA"/>
              </w:rPr>
              <w:t>Automatically calculate costs and process charges upon session termination.</w:t>
            </w:r>
          </w:p>
        </w:tc>
        <w:tc>
          <w:tcPr>
            <w:tcW w:w="176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7545D93F" w14:textId="3A03E213">
            <w:pPr>
              <w:spacing w:after="0"/>
              <w:rPr>
                <w:rFonts w:ascii="Calibri" w:hAnsi="Calibri" w:eastAsia="Calibri" w:cs="Calibri"/>
                <w:color w:val="444746"/>
                <w:lang w:val="en-CA"/>
              </w:rPr>
            </w:pPr>
            <w:r w:rsidRPr="08000378">
              <w:rPr>
                <w:rFonts w:ascii="Calibri" w:hAnsi="Calibri" w:eastAsia="Calibri" w:cs="Calibri"/>
                <w:color w:val="444746"/>
                <w:lang w:val="en-CA"/>
              </w:rPr>
              <w:t>Process Automatic Billing</w:t>
            </w:r>
          </w:p>
        </w:tc>
        <w:tc>
          <w:tcPr>
            <w:tcW w:w="106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0F82CD84" w14:textId="6DAC9845">
            <w:pPr>
              <w:spacing w:after="0"/>
              <w:rPr>
                <w:rFonts w:ascii="Calibri" w:hAnsi="Calibri" w:eastAsia="Calibri" w:cs="Calibri"/>
                <w:color w:val="1F1F1F"/>
                <w:lang w:val="en-CA"/>
              </w:rPr>
            </w:pPr>
            <w:r w:rsidRPr="08000378">
              <w:rPr>
                <w:rFonts w:ascii="Calibri" w:hAnsi="Calibri" w:eastAsia="Calibri" w:cs="Calibri"/>
                <w:color w:val="1F1F1F"/>
                <w:lang w:val="en-CA"/>
              </w:rPr>
              <w:t>User, Stripe API</w:t>
            </w:r>
          </w:p>
        </w:tc>
      </w:tr>
      <w:tr w:rsidR="08000378" w:rsidTr="08000378" w14:paraId="74D1B4ED" w14:textId="77777777">
        <w:trPr>
          <w:trHeight w:val="302"/>
        </w:trPr>
        <w:tc>
          <w:tcPr>
            <w:tcW w:w="7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2A0CAF26" w14:textId="5B6B4DB3">
            <w:pPr>
              <w:spacing w:after="0"/>
              <w:rPr>
                <w:rFonts w:ascii="Calibri" w:hAnsi="Calibri" w:eastAsia="Calibri" w:cs="Calibri"/>
                <w:b/>
                <w:bCs/>
                <w:color w:val="1F1F1F"/>
                <w:lang w:val="en-CA"/>
              </w:rPr>
            </w:pPr>
            <w:r w:rsidRPr="08000378">
              <w:rPr>
                <w:rFonts w:ascii="Calibri" w:hAnsi="Calibri" w:eastAsia="Calibri" w:cs="Calibri"/>
                <w:b/>
                <w:bCs/>
                <w:color w:val="1F1F1F"/>
                <w:lang w:val="en-CA"/>
              </w:rPr>
              <w:t>FR 5.3</w:t>
            </w:r>
          </w:p>
        </w:tc>
        <w:tc>
          <w:tcPr>
            <w:tcW w:w="134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560F04C8" w14:textId="1C98F3C2">
            <w:pPr>
              <w:spacing w:after="0"/>
              <w:rPr>
                <w:rFonts w:ascii="Calibri" w:hAnsi="Calibri" w:eastAsia="Calibri" w:cs="Calibri"/>
                <w:color w:val="1F1F1F"/>
                <w:lang w:val="en-CA"/>
              </w:rPr>
            </w:pPr>
            <w:r w:rsidRPr="08000378">
              <w:rPr>
                <w:rFonts w:ascii="Calibri" w:hAnsi="Calibri" w:eastAsia="Calibri" w:cs="Calibri"/>
                <w:color w:val="1F1F1F"/>
                <w:lang w:val="en-CA"/>
              </w:rPr>
              <w:t>Financial Trans.</w:t>
            </w:r>
          </w:p>
        </w:tc>
        <w:tc>
          <w:tcPr>
            <w:tcW w:w="415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7424E1B1" w14:textId="3AB11D4B">
            <w:pPr>
              <w:spacing w:after="0"/>
              <w:rPr>
                <w:rFonts w:ascii="Calibri" w:hAnsi="Calibri" w:eastAsia="Calibri" w:cs="Calibri"/>
                <w:color w:val="1F1F1F"/>
                <w:lang w:val="en-CA"/>
              </w:rPr>
            </w:pPr>
            <w:r w:rsidRPr="08000378">
              <w:rPr>
                <w:rFonts w:ascii="Calibri" w:hAnsi="Calibri" w:eastAsia="Calibri" w:cs="Calibri"/>
                <w:color w:val="1F1F1F"/>
                <w:lang w:val="en-CA"/>
              </w:rPr>
              <w:t>Generate a digital receipt for both parties involved in the transaction.</w:t>
            </w:r>
          </w:p>
        </w:tc>
        <w:tc>
          <w:tcPr>
            <w:tcW w:w="176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6E3D47B6" w14:textId="6068AB85">
            <w:pPr>
              <w:spacing w:after="0"/>
              <w:rPr>
                <w:rFonts w:ascii="Calibri" w:hAnsi="Calibri" w:eastAsia="Calibri" w:cs="Calibri"/>
                <w:color w:val="444746"/>
                <w:lang w:val="en-CA"/>
              </w:rPr>
            </w:pPr>
            <w:r w:rsidRPr="08000378">
              <w:rPr>
                <w:rFonts w:ascii="Calibri" w:hAnsi="Calibri" w:eastAsia="Calibri" w:cs="Calibri"/>
                <w:color w:val="444746"/>
                <w:lang w:val="en-CA"/>
              </w:rPr>
              <w:t>Process Automatic Billing</w:t>
            </w:r>
          </w:p>
        </w:tc>
        <w:tc>
          <w:tcPr>
            <w:tcW w:w="106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7277548D" w14:textId="6F762B16">
            <w:pPr>
              <w:spacing w:after="0"/>
              <w:rPr>
                <w:rFonts w:ascii="Calibri" w:hAnsi="Calibri" w:eastAsia="Calibri" w:cs="Calibri"/>
                <w:color w:val="1F1F1F"/>
                <w:lang w:val="en-CA"/>
              </w:rPr>
            </w:pPr>
            <w:r w:rsidRPr="08000378">
              <w:rPr>
                <w:rFonts w:ascii="Calibri" w:hAnsi="Calibri" w:eastAsia="Calibri" w:cs="Calibri"/>
                <w:color w:val="1F1F1F"/>
                <w:lang w:val="en-CA"/>
              </w:rPr>
              <w:t>User, Helper</w:t>
            </w:r>
          </w:p>
        </w:tc>
      </w:tr>
      <w:tr w:rsidR="08000378" w:rsidTr="08000378" w14:paraId="2C5D2AA0" w14:textId="77777777">
        <w:trPr>
          <w:trHeight w:val="302"/>
        </w:trPr>
        <w:tc>
          <w:tcPr>
            <w:tcW w:w="7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2009CDEB" w14:textId="47129787">
            <w:pPr>
              <w:spacing w:after="0"/>
              <w:rPr>
                <w:rFonts w:ascii="Calibri" w:hAnsi="Calibri" w:eastAsia="Calibri" w:cs="Calibri"/>
                <w:b/>
                <w:bCs/>
                <w:color w:val="1F1F1F"/>
                <w:lang w:val="en-CA"/>
              </w:rPr>
            </w:pPr>
            <w:r w:rsidRPr="08000378">
              <w:rPr>
                <w:rFonts w:ascii="Calibri" w:hAnsi="Calibri" w:eastAsia="Calibri" w:cs="Calibri"/>
                <w:b/>
                <w:bCs/>
                <w:color w:val="1F1F1F"/>
                <w:lang w:val="en-CA"/>
              </w:rPr>
              <w:t>FR 6.1</w:t>
            </w:r>
          </w:p>
        </w:tc>
        <w:tc>
          <w:tcPr>
            <w:tcW w:w="134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4E1B8B54" w14:textId="51ED53F0">
            <w:pPr>
              <w:spacing w:after="0"/>
              <w:rPr>
                <w:rFonts w:ascii="Calibri" w:hAnsi="Calibri" w:eastAsia="Calibri" w:cs="Calibri"/>
                <w:color w:val="1F1F1F"/>
                <w:lang w:val="en-CA"/>
              </w:rPr>
            </w:pPr>
            <w:r w:rsidRPr="08000378">
              <w:rPr>
                <w:rFonts w:ascii="Calibri" w:hAnsi="Calibri" w:eastAsia="Calibri" w:cs="Calibri"/>
                <w:color w:val="1F1F1F"/>
                <w:lang w:val="en-CA"/>
              </w:rPr>
              <w:t>Reputation &amp; Trust</w:t>
            </w:r>
          </w:p>
        </w:tc>
        <w:tc>
          <w:tcPr>
            <w:tcW w:w="415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7C43EDF6" w14:textId="5FC986F5">
            <w:pPr>
              <w:spacing w:after="0"/>
              <w:rPr>
                <w:rFonts w:ascii="Calibri" w:hAnsi="Calibri" w:eastAsia="Calibri" w:cs="Calibri"/>
                <w:color w:val="1F1F1F"/>
                <w:lang w:val="en-CA"/>
              </w:rPr>
            </w:pPr>
            <w:r w:rsidRPr="08000378">
              <w:rPr>
                <w:rFonts w:ascii="Calibri" w:hAnsi="Calibri" w:eastAsia="Calibri" w:cs="Calibri"/>
                <w:color w:val="1F1F1F"/>
                <w:lang w:val="en-CA"/>
              </w:rPr>
              <w:t>Allow Users to rate Helpers (1-5 stars) and leave written reviews post-session.</w:t>
            </w:r>
          </w:p>
        </w:tc>
        <w:tc>
          <w:tcPr>
            <w:tcW w:w="176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77345559" w14:textId="3479EBEE">
            <w:pPr>
              <w:spacing w:after="0"/>
              <w:rPr>
                <w:rFonts w:ascii="Calibri" w:hAnsi="Calibri" w:eastAsia="Calibri" w:cs="Calibri"/>
                <w:color w:val="444746"/>
                <w:lang w:val="en-CA"/>
              </w:rPr>
            </w:pPr>
            <w:r w:rsidRPr="08000378">
              <w:rPr>
                <w:rFonts w:ascii="Calibri" w:hAnsi="Calibri" w:eastAsia="Calibri" w:cs="Calibri"/>
                <w:color w:val="444746"/>
                <w:lang w:val="en-CA"/>
              </w:rPr>
              <w:t>Rate &amp; Review Helper</w:t>
            </w:r>
          </w:p>
        </w:tc>
        <w:tc>
          <w:tcPr>
            <w:tcW w:w="106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7D128B97" w14:textId="27B09739">
            <w:pPr>
              <w:spacing w:after="0"/>
              <w:rPr>
                <w:rFonts w:ascii="Calibri" w:hAnsi="Calibri" w:eastAsia="Calibri" w:cs="Calibri"/>
                <w:color w:val="1F1F1F"/>
                <w:lang w:val="en-CA"/>
              </w:rPr>
            </w:pPr>
            <w:r w:rsidRPr="08000378">
              <w:rPr>
                <w:rFonts w:ascii="Calibri" w:hAnsi="Calibri" w:eastAsia="Calibri" w:cs="Calibri"/>
                <w:color w:val="1F1F1F"/>
                <w:lang w:val="en-CA"/>
              </w:rPr>
              <w:t>User</w:t>
            </w:r>
          </w:p>
        </w:tc>
      </w:tr>
      <w:tr w:rsidR="08000378" w:rsidTr="08000378" w14:paraId="12D62395" w14:textId="77777777">
        <w:trPr>
          <w:trHeight w:val="302"/>
        </w:trPr>
        <w:tc>
          <w:tcPr>
            <w:tcW w:w="7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2AC33F1A" w14:textId="4B6D1F2B">
            <w:pPr>
              <w:spacing w:after="0"/>
              <w:rPr>
                <w:rFonts w:ascii="Calibri" w:hAnsi="Calibri" w:eastAsia="Calibri" w:cs="Calibri"/>
                <w:b/>
                <w:bCs/>
                <w:color w:val="1F1F1F"/>
                <w:lang w:val="en-CA"/>
              </w:rPr>
            </w:pPr>
            <w:r w:rsidRPr="08000378">
              <w:rPr>
                <w:rFonts w:ascii="Calibri" w:hAnsi="Calibri" w:eastAsia="Calibri" w:cs="Calibri"/>
                <w:b/>
                <w:bCs/>
                <w:color w:val="1F1F1F"/>
                <w:lang w:val="en-CA"/>
              </w:rPr>
              <w:t>FR 6.2</w:t>
            </w:r>
          </w:p>
        </w:tc>
        <w:tc>
          <w:tcPr>
            <w:tcW w:w="134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3B385EA3" w14:textId="4017F3D5">
            <w:pPr>
              <w:spacing w:after="0"/>
              <w:rPr>
                <w:rFonts w:ascii="Calibri" w:hAnsi="Calibri" w:eastAsia="Calibri" w:cs="Calibri"/>
                <w:color w:val="1F1F1F"/>
                <w:lang w:val="en-CA"/>
              </w:rPr>
            </w:pPr>
            <w:r w:rsidRPr="08000378">
              <w:rPr>
                <w:rFonts w:ascii="Calibri" w:hAnsi="Calibri" w:eastAsia="Calibri" w:cs="Calibri"/>
                <w:color w:val="1F1F1F"/>
                <w:lang w:val="en-CA"/>
              </w:rPr>
              <w:t>Reputation &amp; Trust</w:t>
            </w:r>
          </w:p>
        </w:tc>
        <w:tc>
          <w:tcPr>
            <w:tcW w:w="415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0A891D33" w14:textId="1880405B">
            <w:pPr>
              <w:spacing w:after="0"/>
              <w:rPr>
                <w:rFonts w:ascii="Calibri" w:hAnsi="Calibri" w:eastAsia="Calibri" w:cs="Calibri"/>
                <w:color w:val="1F1F1F"/>
                <w:lang w:val="en-CA"/>
              </w:rPr>
            </w:pPr>
            <w:r w:rsidRPr="08000378">
              <w:rPr>
                <w:rFonts w:ascii="Calibri" w:hAnsi="Calibri" w:eastAsia="Calibri" w:cs="Calibri"/>
                <w:color w:val="1F1F1F"/>
                <w:lang w:val="en-CA"/>
              </w:rPr>
              <w:t>Aggregate ratings to display an average score on the Helper's public profile.</w:t>
            </w:r>
          </w:p>
        </w:tc>
        <w:tc>
          <w:tcPr>
            <w:tcW w:w="176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368408CC" w14:textId="2B984BBC">
            <w:pPr>
              <w:spacing w:after="0"/>
              <w:rPr>
                <w:rFonts w:ascii="Calibri" w:hAnsi="Calibri" w:eastAsia="Calibri" w:cs="Calibri"/>
                <w:color w:val="444746"/>
                <w:lang w:val="en-CA"/>
              </w:rPr>
            </w:pPr>
            <w:r w:rsidRPr="08000378">
              <w:rPr>
                <w:rFonts w:ascii="Calibri" w:hAnsi="Calibri" w:eastAsia="Calibri" w:cs="Calibri"/>
                <w:color w:val="444746"/>
                <w:lang w:val="en-CA"/>
              </w:rPr>
              <w:t>Search &amp; Filter Helpers</w:t>
            </w:r>
          </w:p>
        </w:tc>
        <w:tc>
          <w:tcPr>
            <w:tcW w:w="106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3CBF5E4E" w14:textId="491CF63B">
            <w:pPr>
              <w:spacing w:after="0"/>
              <w:rPr>
                <w:rFonts w:ascii="Calibri" w:hAnsi="Calibri" w:eastAsia="Calibri" w:cs="Calibri"/>
                <w:color w:val="1F1F1F"/>
                <w:lang w:val="en-CA"/>
              </w:rPr>
            </w:pPr>
            <w:r w:rsidRPr="08000378">
              <w:rPr>
                <w:rFonts w:ascii="Calibri" w:hAnsi="Calibri" w:eastAsia="Calibri" w:cs="Calibri"/>
                <w:color w:val="1F1F1F"/>
                <w:lang w:val="en-CA"/>
              </w:rPr>
              <w:t>User</w:t>
            </w:r>
          </w:p>
        </w:tc>
      </w:tr>
      <w:tr w:rsidR="08000378" w:rsidTr="08000378" w14:paraId="57638CD4" w14:textId="77777777">
        <w:trPr>
          <w:trHeight w:val="302"/>
        </w:trPr>
        <w:tc>
          <w:tcPr>
            <w:tcW w:w="7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4EF66C08" w14:textId="1E0C6BF9">
            <w:pPr>
              <w:spacing w:after="0"/>
              <w:rPr>
                <w:rFonts w:ascii="Calibri" w:hAnsi="Calibri" w:eastAsia="Calibri" w:cs="Calibri"/>
                <w:b/>
                <w:bCs/>
                <w:color w:val="1F1F1F"/>
                <w:lang w:val="en-CA"/>
              </w:rPr>
            </w:pPr>
            <w:r w:rsidRPr="08000378">
              <w:rPr>
                <w:rFonts w:ascii="Calibri" w:hAnsi="Calibri" w:eastAsia="Calibri" w:cs="Calibri"/>
                <w:b/>
                <w:bCs/>
                <w:color w:val="1F1F1F"/>
                <w:lang w:val="en-CA"/>
              </w:rPr>
              <w:t>FR 6.3</w:t>
            </w:r>
          </w:p>
        </w:tc>
        <w:tc>
          <w:tcPr>
            <w:tcW w:w="134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1131AE53" w14:textId="3F013E08">
            <w:pPr>
              <w:spacing w:after="0"/>
              <w:rPr>
                <w:rFonts w:ascii="Calibri" w:hAnsi="Calibri" w:eastAsia="Calibri" w:cs="Calibri"/>
                <w:color w:val="1F1F1F"/>
                <w:lang w:val="en-CA"/>
              </w:rPr>
            </w:pPr>
            <w:r w:rsidRPr="08000378">
              <w:rPr>
                <w:rFonts w:ascii="Calibri" w:hAnsi="Calibri" w:eastAsia="Calibri" w:cs="Calibri"/>
                <w:color w:val="1F1F1F"/>
                <w:lang w:val="en-CA"/>
              </w:rPr>
              <w:t>Reputation &amp; Trust</w:t>
            </w:r>
          </w:p>
        </w:tc>
        <w:tc>
          <w:tcPr>
            <w:tcW w:w="415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06DF3610" w14:textId="6140B512">
            <w:pPr>
              <w:spacing w:after="0"/>
              <w:rPr>
                <w:rFonts w:ascii="Calibri" w:hAnsi="Calibri" w:eastAsia="Calibri" w:cs="Calibri"/>
                <w:color w:val="1F1F1F"/>
                <w:lang w:val="en-CA"/>
              </w:rPr>
            </w:pPr>
            <w:r w:rsidRPr="08000378">
              <w:rPr>
                <w:rFonts w:ascii="Calibri" w:hAnsi="Calibri" w:eastAsia="Calibri" w:cs="Calibri"/>
                <w:color w:val="1F1F1F"/>
                <w:lang w:val="en-CA"/>
              </w:rPr>
              <w:t>Provide a public, read-only view of anonymized chat logs with prior consent.</w:t>
            </w:r>
          </w:p>
        </w:tc>
        <w:tc>
          <w:tcPr>
            <w:tcW w:w="176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626773DA" w:rsidP="08000378" w:rsidRDefault="626773DA" w14:paraId="375D9DBB" w14:textId="0C352E98">
            <w:pPr>
              <w:spacing w:after="0"/>
              <w:rPr>
                <w:rFonts w:ascii="Calibri" w:hAnsi="Calibri" w:eastAsia="Calibri" w:cs="Calibri"/>
                <w:color w:val="444746"/>
                <w:lang w:val="en-CA"/>
              </w:rPr>
            </w:pPr>
            <w:r w:rsidRPr="08000378">
              <w:rPr>
                <w:rFonts w:ascii="Calibri" w:hAnsi="Calibri" w:eastAsia="Calibri" w:cs="Calibri"/>
                <w:color w:val="444746"/>
                <w:lang w:val="en-CA"/>
              </w:rPr>
              <w:t xml:space="preserve">Maintain Session </w:t>
            </w:r>
            <w:r w:rsidRPr="08000378" w:rsidR="08000378">
              <w:rPr>
                <w:rFonts w:ascii="Calibri" w:hAnsi="Calibri" w:eastAsia="Calibri" w:cs="Calibri"/>
                <w:color w:val="444746"/>
                <w:lang w:val="en-CA"/>
              </w:rPr>
              <w:t>Logs</w:t>
            </w:r>
          </w:p>
        </w:tc>
        <w:tc>
          <w:tcPr>
            <w:tcW w:w="106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0AB340F6" w14:textId="37614572">
            <w:pPr>
              <w:spacing w:after="0"/>
              <w:rPr>
                <w:rFonts w:ascii="Calibri" w:hAnsi="Calibri" w:eastAsia="Calibri" w:cs="Calibri"/>
                <w:color w:val="1F1F1F"/>
                <w:lang w:val="en-CA"/>
              </w:rPr>
            </w:pPr>
            <w:r w:rsidRPr="08000378">
              <w:rPr>
                <w:rFonts w:ascii="Calibri" w:hAnsi="Calibri" w:eastAsia="Calibri" w:cs="Calibri"/>
                <w:color w:val="1F1F1F"/>
                <w:lang w:val="en-CA"/>
              </w:rPr>
              <w:t>User, Helper</w:t>
            </w:r>
          </w:p>
        </w:tc>
      </w:tr>
      <w:tr w:rsidR="08000378" w:rsidTr="08000378" w14:paraId="5AAAF53E" w14:textId="77777777">
        <w:trPr>
          <w:trHeight w:val="302"/>
        </w:trPr>
        <w:tc>
          <w:tcPr>
            <w:tcW w:w="7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75D8DAA8" w14:textId="590A44B4">
            <w:pPr>
              <w:spacing w:after="0"/>
              <w:rPr>
                <w:rFonts w:ascii="Calibri" w:hAnsi="Calibri" w:eastAsia="Calibri" w:cs="Calibri"/>
                <w:b/>
                <w:bCs/>
                <w:color w:val="1F1F1F"/>
                <w:lang w:val="en-CA"/>
              </w:rPr>
            </w:pPr>
            <w:r w:rsidRPr="08000378">
              <w:rPr>
                <w:rFonts w:ascii="Calibri" w:hAnsi="Calibri" w:eastAsia="Calibri" w:cs="Calibri"/>
                <w:b/>
                <w:bCs/>
                <w:color w:val="1F1F1F"/>
                <w:lang w:val="en-CA"/>
              </w:rPr>
              <w:t>FR 6.4</w:t>
            </w:r>
          </w:p>
        </w:tc>
        <w:tc>
          <w:tcPr>
            <w:tcW w:w="134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68BE1E9A" w14:textId="263F6FC6">
            <w:pPr>
              <w:spacing w:after="0"/>
              <w:rPr>
                <w:rFonts w:ascii="Calibri" w:hAnsi="Calibri" w:eastAsia="Calibri" w:cs="Calibri"/>
                <w:color w:val="1F1F1F"/>
                <w:lang w:val="en-CA"/>
              </w:rPr>
            </w:pPr>
            <w:r w:rsidRPr="08000378">
              <w:rPr>
                <w:rFonts w:ascii="Calibri" w:hAnsi="Calibri" w:eastAsia="Calibri" w:cs="Calibri"/>
                <w:color w:val="1F1F1F"/>
                <w:lang w:val="en-CA"/>
              </w:rPr>
              <w:t>Reputation &amp; Trust</w:t>
            </w:r>
          </w:p>
        </w:tc>
        <w:tc>
          <w:tcPr>
            <w:tcW w:w="415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5103710A" w14:textId="2EB0865D">
            <w:pPr>
              <w:spacing w:after="0"/>
              <w:rPr>
                <w:rFonts w:ascii="Calibri" w:hAnsi="Calibri" w:eastAsia="Calibri" w:cs="Calibri"/>
                <w:color w:val="1F1F1F"/>
                <w:lang w:val="en-CA"/>
              </w:rPr>
            </w:pPr>
            <w:r w:rsidRPr="08000378">
              <w:rPr>
                <w:rFonts w:ascii="Calibri" w:hAnsi="Calibri" w:eastAsia="Calibri" w:cs="Calibri"/>
                <w:color w:val="1F1F1F"/>
                <w:lang w:val="en-CA"/>
              </w:rPr>
              <w:t>Allow Users and Helpers to opt out of publishing session chat logs publicly.</w:t>
            </w:r>
          </w:p>
        </w:tc>
        <w:tc>
          <w:tcPr>
            <w:tcW w:w="1769"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9E26A75" w:rsidP="08000378" w:rsidRDefault="39E26A75" w14:paraId="55B73592" w14:textId="0776D702">
            <w:pPr>
              <w:spacing w:after="0"/>
              <w:rPr>
                <w:rFonts w:ascii="Calibri" w:hAnsi="Calibri" w:eastAsia="Calibri" w:cs="Calibri"/>
                <w:color w:val="444746"/>
                <w:lang w:val="en-CA"/>
              </w:rPr>
            </w:pPr>
            <w:r w:rsidRPr="08000378">
              <w:rPr>
                <w:rFonts w:ascii="Calibri" w:hAnsi="Calibri" w:eastAsia="Calibri" w:cs="Calibri"/>
                <w:color w:val="444746"/>
                <w:lang w:val="en-CA"/>
              </w:rPr>
              <w:t>Maintain</w:t>
            </w:r>
            <w:r w:rsidRPr="08000378" w:rsidR="08000378">
              <w:rPr>
                <w:rFonts w:ascii="Calibri" w:hAnsi="Calibri" w:eastAsia="Calibri" w:cs="Calibri"/>
                <w:color w:val="444746"/>
                <w:lang w:val="en-CA"/>
              </w:rPr>
              <w:t xml:space="preserve"> </w:t>
            </w:r>
            <w:r w:rsidRPr="08000378">
              <w:rPr>
                <w:rFonts w:ascii="Calibri" w:hAnsi="Calibri" w:eastAsia="Calibri" w:cs="Calibri"/>
                <w:color w:val="444746"/>
                <w:lang w:val="en-CA"/>
              </w:rPr>
              <w:t xml:space="preserve">Session </w:t>
            </w:r>
            <w:r w:rsidRPr="08000378" w:rsidR="08000378">
              <w:rPr>
                <w:rFonts w:ascii="Calibri" w:hAnsi="Calibri" w:eastAsia="Calibri" w:cs="Calibri"/>
                <w:color w:val="444746"/>
                <w:lang w:val="en-CA"/>
              </w:rPr>
              <w:t>Logs</w:t>
            </w:r>
          </w:p>
        </w:tc>
        <w:tc>
          <w:tcPr>
            <w:tcW w:w="106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8000378" w:rsidP="08000378" w:rsidRDefault="08000378" w14:paraId="028FACF1" w14:textId="12AFD023">
            <w:pPr>
              <w:spacing w:after="0"/>
              <w:rPr>
                <w:rFonts w:ascii="Calibri" w:hAnsi="Calibri" w:eastAsia="Calibri" w:cs="Calibri"/>
                <w:color w:val="1F1F1F"/>
                <w:lang w:val="en-CA"/>
              </w:rPr>
            </w:pPr>
            <w:r w:rsidRPr="08000378">
              <w:rPr>
                <w:rFonts w:ascii="Calibri" w:hAnsi="Calibri" w:eastAsia="Calibri" w:cs="Calibri"/>
                <w:color w:val="1F1F1F"/>
                <w:lang w:val="en-CA"/>
              </w:rPr>
              <w:t>User, Helper</w:t>
            </w:r>
          </w:p>
        </w:tc>
      </w:tr>
      <w:tr w:rsidR="3D115DCC" w:rsidTr="3D115DCC" w14:paraId="08105FB0" w14:textId="77777777">
        <w:trPr>
          <w:trHeight w:val="302"/>
        </w:trPr>
        <w:tc>
          <w:tcPr>
            <w:tcW w:w="78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D115DCC" w:rsidP="2805D10D" w:rsidRDefault="669B2216" w14:paraId="59817164" w14:textId="0D590342">
            <w:pPr>
              <w:spacing w:after="0"/>
              <w:rPr>
                <w:rFonts w:ascii="Calibri" w:hAnsi="Calibri" w:eastAsia="Calibri" w:cs="Calibri"/>
                <w:b/>
                <w:bCs/>
                <w:color w:val="1F1F1F"/>
                <w:lang w:val="en-CA"/>
              </w:rPr>
            </w:pPr>
            <w:r w:rsidRPr="2805D10D">
              <w:rPr>
                <w:rFonts w:ascii="Calibri" w:hAnsi="Calibri" w:eastAsia="Calibri" w:cs="Calibri"/>
                <w:b/>
                <w:bCs/>
                <w:color w:val="1F1F1F"/>
                <w:lang w:val="en-CA"/>
              </w:rPr>
              <w:t>FR 7.1</w:t>
            </w:r>
          </w:p>
        </w:tc>
        <w:tc>
          <w:tcPr>
            <w:tcW w:w="144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D115DCC" w:rsidP="3D115DCC" w:rsidRDefault="0E7F5487" w14:paraId="4CEB4AD3" w14:textId="177D39F2">
            <w:pPr>
              <w:rPr>
                <w:rFonts w:ascii="Calibri" w:hAnsi="Calibri" w:eastAsia="Calibri" w:cs="Calibri"/>
                <w:lang w:val="en-CA"/>
              </w:rPr>
            </w:pPr>
            <w:r w:rsidRPr="45E26E73">
              <w:rPr>
                <w:rFonts w:ascii="Calibri" w:hAnsi="Calibri" w:eastAsia="Calibri" w:cs="Calibri"/>
                <w:lang w:val="en-CA"/>
              </w:rPr>
              <w:t>Administration</w:t>
            </w:r>
            <w:r w:rsidRPr="4610A6DE">
              <w:rPr>
                <w:rFonts w:ascii="Calibri" w:hAnsi="Calibri" w:eastAsia="Calibri" w:cs="Calibri"/>
                <w:lang w:val="en-CA"/>
              </w:rPr>
              <w:t xml:space="preserve"> &amp; Governance</w:t>
            </w:r>
          </w:p>
        </w:tc>
        <w:tc>
          <w:tcPr>
            <w:tcW w:w="395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D115DCC" w:rsidP="3D115DCC" w:rsidRDefault="669B2216" w14:paraId="15450446" w14:textId="53E7BA6D">
            <w:r w:rsidRPr="50C0C874">
              <w:rPr>
                <w:rFonts w:ascii="Calibri" w:hAnsi="Calibri" w:eastAsia="Calibri" w:cs="Calibri"/>
                <w:lang w:val="en-CA"/>
              </w:rPr>
              <w:t>Allow</w:t>
            </w:r>
            <w:r w:rsidRPr="7288A73F">
              <w:rPr>
                <w:rFonts w:ascii="Calibri" w:hAnsi="Calibri" w:eastAsia="Calibri" w:cs="Calibri"/>
                <w:lang w:val="en-CA"/>
              </w:rPr>
              <w:t xml:space="preserve"> administrators to suspend or terminate User or Helper accounts for misconduct or </w:t>
            </w:r>
            <w:r w:rsidRPr="35620C81" w:rsidR="4E125D91">
              <w:rPr>
                <w:rFonts w:ascii="Calibri" w:hAnsi="Calibri" w:eastAsia="Calibri" w:cs="Calibri"/>
                <w:lang w:val="en-CA"/>
              </w:rPr>
              <w:t>violation</w:t>
            </w:r>
            <w:r w:rsidRPr="7288A73F">
              <w:rPr>
                <w:rFonts w:ascii="Calibri" w:hAnsi="Calibri" w:eastAsia="Calibri" w:cs="Calibri"/>
                <w:lang w:val="en-CA"/>
              </w:rPr>
              <w:t xml:space="preserve"> of terms.</w:t>
            </w:r>
          </w:p>
        </w:tc>
        <w:tc>
          <w:tcPr>
            <w:tcW w:w="175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D115DCC" w:rsidP="3D115DCC" w:rsidRDefault="4E125D91" w14:paraId="49F1CD4F" w14:textId="680C4FB4">
            <w:r w:rsidRPr="35620C81">
              <w:rPr>
                <w:rFonts w:ascii="Calibri" w:hAnsi="Calibri" w:eastAsia="Calibri" w:cs="Calibri"/>
                <w:lang w:val="en-CA"/>
              </w:rPr>
              <w:t>Moderate User Accounts</w:t>
            </w:r>
          </w:p>
        </w:tc>
        <w:tc>
          <w:tcPr>
            <w:tcW w:w="106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D115DCC" w:rsidP="3D115DCC" w:rsidRDefault="4E125D91" w14:paraId="78E1E48F" w14:textId="25CDDD04">
            <w:pPr>
              <w:rPr>
                <w:rFonts w:ascii="Calibri" w:hAnsi="Calibri" w:eastAsia="Calibri" w:cs="Calibri"/>
                <w:color w:val="1F1F1F"/>
                <w:lang w:val="en-CA"/>
              </w:rPr>
            </w:pPr>
            <w:r w:rsidRPr="2ED6DEAB">
              <w:rPr>
                <w:rFonts w:ascii="Calibri" w:hAnsi="Calibri" w:eastAsia="Calibri" w:cs="Calibri"/>
                <w:color w:val="1F1F1F"/>
                <w:lang w:val="en-CA"/>
              </w:rPr>
              <w:t>Administrator</w:t>
            </w:r>
          </w:p>
        </w:tc>
      </w:tr>
      <w:tr w:rsidR="3D115DCC" w:rsidTr="3D115DCC" w14:paraId="12B4F576" w14:textId="77777777">
        <w:trPr>
          <w:trHeight w:val="302"/>
        </w:trPr>
        <w:tc>
          <w:tcPr>
            <w:tcW w:w="78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D115DCC" w:rsidP="2805D10D" w:rsidRDefault="669B2216" w14:paraId="4CEDD858" w14:textId="675989B3">
            <w:pPr>
              <w:spacing w:after="0"/>
              <w:rPr>
                <w:rFonts w:ascii="Calibri" w:hAnsi="Calibri" w:eastAsia="Calibri" w:cs="Calibri"/>
                <w:b/>
                <w:bCs/>
                <w:color w:val="1F1F1F"/>
                <w:lang w:val="en-CA"/>
              </w:rPr>
            </w:pPr>
            <w:r w:rsidRPr="2805D10D">
              <w:rPr>
                <w:rFonts w:ascii="Calibri" w:hAnsi="Calibri" w:eastAsia="Calibri" w:cs="Calibri"/>
                <w:b/>
                <w:bCs/>
                <w:color w:val="1F1F1F"/>
                <w:lang w:val="en-CA"/>
              </w:rPr>
              <w:t>FR 7.</w:t>
            </w:r>
            <w:r w:rsidRPr="0548E59C">
              <w:rPr>
                <w:rFonts w:ascii="Calibri" w:hAnsi="Calibri" w:eastAsia="Calibri" w:cs="Calibri"/>
                <w:b/>
                <w:bCs/>
                <w:color w:val="1F1F1F"/>
                <w:lang w:val="en-CA"/>
              </w:rPr>
              <w:t>2</w:t>
            </w:r>
          </w:p>
        </w:tc>
        <w:tc>
          <w:tcPr>
            <w:tcW w:w="144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D115DCC" w:rsidP="3D115DCC" w:rsidRDefault="5F5111C3" w14:paraId="5008F04C" w14:textId="32E15EE8">
            <w:pPr>
              <w:rPr>
                <w:rFonts w:ascii="Calibri" w:hAnsi="Calibri" w:eastAsia="Calibri" w:cs="Calibri"/>
                <w:lang w:val="en-CA"/>
              </w:rPr>
            </w:pPr>
            <w:r w:rsidRPr="45E26E73">
              <w:rPr>
                <w:rFonts w:ascii="Calibri" w:hAnsi="Calibri" w:eastAsia="Calibri" w:cs="Calibri"/>
                <w:lang w:val="en-CA"/>
              </w:rPr>
              <w:t>Administration &amp; Governance</w:t>
            </w:r>
          </w:p>
        </w:tc>
        <w:tc>
          <w:tcPr>
            <w:tcW w:w="395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D115DCC" w:rsidP="3D115DCC" w:rsidRDefault="58B7460B" w14:paraId="16E60F13" w14:textId="607CC1B7">
            <w:r w:rsidRPr="4AD90B05">
              <w:rPr>
                <w:rFonts w:ascii="Calibri" w:hAnsi="Calibri" w:eastAsia="Calibri" w:cs="Calibri"/>
                <w:lang w:val="en-CA"/>
              </w:rPr>
              <w:t>Allow</w:t>
            </w:r>
            <w:r w:rsidRPr="7EA0B774">
              <w:rPr>
                <w:rFonts w:ascii="Calibri" w:hAnsi="Calibri" w:eastAsia="Calibri" w:cs="Calibri"/>
                <w:lang w:val="en-CA"/>
              </w:rPr>
              <w:t xml:space="preserve"> administrators to suspend or terminate User or Helper accounts for misconduct or violation of terms.</w:t>
            </w:r>
          </w:p>
        </w:tc>
        <w:tc>
          <w:tcPr>
            <w:tcW w:w="175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D115DCC" w:rsidP="3D115DCC" w:rsidRDefault="25D2D976" w14:paraId="334668A1" w14:textId="68C4CAFB">
            <w:r w:rsidRPr="38D810E1">
              <w:rPr>
                <w:rFonts w:ascii="Calibri" w:hAnsi="Calibri" w:eastAsia="Calibri" w:cs="Calibri"/>
                <w:lang w:val="en-CA"/>
              </w:rPr>
              <w:t>Resolve Session Disputes</w:t>
            </w:r>
          </w:p>
        </w:tc>
        <w:tc>
          <w:tcPr>
            <w:tcW w:w="106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D115DCC" w:rsidP="3D115DCC" w:rsidRDefault="65E0719A" w14:paraId="03F10C63" w14:textId="7197530B">
            <w:pPr>
              <w:rPr>
                <w:rFonts w:ascii="Calibri" w:hAnsi="Calibri" w:eastAsia="Calibri" w:cs="Calibri"/>
                <w:color w:val="1F1F1F"/>
                <w:lang w:val="en-CA"/>
              </w:rPr>
            </w:pPr>
            <w:r w:rsidRPr="2ED6DEAB">
              <w:rPr>
                <w:rFonts w:ascii="Calibri" w:hAnsi="Calibri" w:eastAsia="Calibri" w:cs="Calibri"/>
                <w:color w:val="1F1F1F"/>
                <w:lang w:val="en-CA"/>
              </w:rPr>
              <w:t>Administrator</w:t>
            </w:r>
          </w:p>
        </w:tc>
      </w:tr>
      <w:tr w:rsidR="3D115DCC" w:rsidTr="3D115DCC" w14:paraId="619DEEA6" w14:textId="77777777">
        <w:trPr>
          <w:trHeight w:val="302"/>
        </w:trPr>
        <w:tc>
          <w:tcPr>
            <w:tcW w:w="78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D115DCC" w:rsidP="2805D10D" w:rsidRDefault="669B2216" w14:paraId="3F76F54E" w14:textId="17307AE5">
            <w:pPr>
              <w:spacing w:after="0"/>
              <w:rPr>
                <w:rFonts w:ascii="Calibri" w:hAnsi="Calibri" w:eastAsia="Calibri" w:cs="Calibri"/>
                <w:b/>
                <w:bCs/>
                <w:color w:val="1F1F1F"/>
                <w:lang w:val="en-CA"/>
              </w:rPr>
            </w:pPr>
            <w:r w:rsidRPr="2805D10D">
              <w:rPr>
                <w:rFonts w:ascii="Calibri" w:hAnsi="Calibri" w:eastAsia="Calibri" w:cs="Calibri"/>
                <w:b/>
                <w:bCs/>
                <w:color w:val="1F1F1F"/>
                <w:lang w:val="en-CA"/>
              </w:rPr>
              <w:t xml:space="preserve">FR </w:t>
            </w:r>
            <w:r w:rsidRPr="0548E59C">
              <w:rPr>
                <w:rFonts w:ascii="Calibri" w:hAnsi="Calibri" w:eastAsia="Calibri" w:cs="Calibri"/>
                <w:b/>
                <w:bCs/>
                <w:color w:val="1F1F1F"/>
                <w:lang w:val="en-CA"/>
              </w:rPr>
              <w:t>7.3</w:t>
            </w:r>
          </w:p>
        </w:tc>
        <w:tc>
          <w:tcPr>
            <w:tcW w:w="1446"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D115DCC" w:rsidP="3D115DCC" w:rsidRDefault="10236500" w14:paraId="1F49AEE8" w14:textId="493B3C7C">
            <w:pPr>
              <w:rPr>
                <w:rFonts w:ascii="Calibri" w:hAnsi="Calibri" w:eastAsia="Calibri" w:cs="Calibri"/>
                <w:lang w:val="en-CA"/>
              </w:rPr>
            </w:pPr>
            <w:r w:rsidRPr="45E26E73">
              <w:rPr>
                <w:rFonts w:ascii="Calibri" w:hAnsi="Calibri" w:eastAsia="Calibri" w:cs="Calibri"/>
                <w:lang w:val="en-CA"/>
              </w:rPr>
              <w:t>Administration &amp; Governance</w:t>
            </w:r>
          </w:p>
        </w:tc>
        <w:tc>
          <w:tcPr>
            <w:tcW w:w="395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D115DCC" w:rsidP="3D115DCC" w:rsidRDefault="1AF7CE52" w14:paraId="38060167" w14:textId="43B2E49A">
            <w:r w:rsidRPr="38D810E1">
              <w:rPr>
                <w:rFonts w:ascii="Calibri" w:hAnsi="Calibri" w:eastAsia="Calibri" w:cs="Calibri"/>
                <w:lang w:val="en-CA"/>
              </w:rPr>
              <w:t>P</w:t>
            </w:r>
            <w:r w:rsidRPr="38D810E1" w:rsidR="06318F29">
              <w:rPr>
                <w:rFonts w:ascii="Calibri" w:hAnsi="Calibri" w:eastAsia="Calibri" w:cs="Calibri"/>
                <w:lang w:val="en-CA"/>
              </w:rPr>
              <w:t>rovide</w:t>
            </w:r>
            <w:r w:rsidRPr="4AD90B05" w:rsidR="06318F29">
              <w:rPr>
                <w:rFonts w:ascii="Calibri" w:hAnsi="Calibri" w:eastAsia="Calibri" w:cs="Calibri"/>
                <w:lang w:val="en-CA"/>
              </w:rPr>
              <w:t xml:space="preserve"> administrators with access to session metadata and chat logs to investigate and resolve service complaints.</w:t>
            </w:r>
          </w:p>
        </w:tc>
        <w:tc>
          <w:tcPr>
            <w:tcW w:w="175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D115DCC" w:rsidP="3D115DCC" w:rsidRDefault="6651B749" w14:paraId="0F4972F7" w14:textId="10395E2C">
            <w:r w:rsidRPr="38D810E1">
              <w:rPr>
                <w:rFonts w:ascii="Calibri" w:hAnsi="Calibri" w:eastAsia="Calibri" w:cs="Calibri"/>
                <w:lang w:val="en-CA"/>
              </w:rPr>
              <w:t>Manage Support Tickets</w:t>
            </w:r>
          </w:p>
        </w:tc>
        <w:tc>
          <w:tcPr>
            <w:tcW w:w="106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3D115DCC" w:rsidP="3D115DCC" w:rsidRDefault="0D113841" w14:paraId="6E0BEB73" w14:textId="2F9F31B0">
            <w:pPr>
              <w:rPr>
                <w:rFonts w:ascii="Calibri" w:hAnsi="Calibri" w:eastAsia="Calibri" w:cs="Calibri"/>
                <w:color w:val="1F1F1F"/>
                <w:lang w:val="en-CA"/>
              </w:rPr>
            </w:pPr>
            <w:r w:rsidRPr="2ED6DEAB">
              <w:rPr>
                <w:rFonts w:ascii="Calibri" w:hAnsi="Calibri" w:eastAsia="Calibri" w:cs="Calibri"/>
                <w:color w:val="1F1F1F"/>
                <w:lang w:val="en-CA"/>
              </w:rPr>
              <w:t>Administrator</w:t>
            </w:r>
          </w:p>
        </w:tc>
      </w:tr>
    </w:tbl>
    <w:p w:rsidR="754D1E28" w:rsidP="08000378" w:rsidRDefault="754D1E28" w14:paraId="5643110A" w14:textId="7F507FCC">
      <w:pPr>
        <w:spacing w:before="240" w:after="240"/>
        <w:jc w:val="both"/>
        <w:rPr>
          <w:rFonts w:ascii="Calibri" w:hAnsi="Calibri" w:eastAsia="Calibri" w:cs="Calibri"/>
          <w:lang w:val="en-US"/>
        </w:rPr>
      </w:pPr>
    </w:p>
    <w:p w:rsidR="754D1E28" w:rsidP="0065331D" w:rsidRDefault="0A9CFD3B" w14:paraId="07F08EC2" w14:textId="3BC29784">
      <w:pPr>
        <w:pStyle w:val="ListParagraph"/>
        <w:numPr>
          <w:ilvl w:val="0"/>
          <w:numId w:val="1"/>
        </w:numPr>
        <w:spacing w:before="240" w:after="240"/>
        <w:ind w:left="360"/>
        <w:jc w:val="both"/>
        <w:rPr>
          <w:rFonts w:ascii="Calibri" w:hAnsi="Calibri" w:eastAsia="Calibri" w:cs="Calibri"/>
          <w:lang w:val="en-US"/>
        </w:rPr>
      </w:pPr>
      <w:r w:rsidRPr="08000378">
        <w:rPr>
          <w:rFonts w:ascii="Calibri" w:hAnsi="Calibri" w:eastAsia="Calibri" w:cs="Calibri"/>
          <w:b/>
          <w:bCs/>
          <w:lang w:val="en-US"/>
        </w:rPr>
        <w:t>Non-Functional Requirements (NFR):</w:t>
      </w:r>
      <w:r w:rsidRPr="08000378">
        <w:rPr>
          <w:rFonts w:ascii="Calibri" w:hAnsi="Calibri" w:eastAsia="Calibri" w:cs="Calibri"/>
          <w:lang w:val="en-US"/>
        </w:rPr>
        <w:t xml:space="preserve"> These define the quality attributes and constraints, including performance targets, stateless scalability, and browser compatibility.</w:t>
      </w:r>
    </w:p>
    <w:tbl>
      <w:tblPr>
        <w:tblW w:w="0" w:type="auto"/>
        <w:tblLook w:val="06A0" w:firstRow="1" w:lastRow="0" w:firstColumn="1" w:lastColumn="0" w:noHBand="1" w:noVBand="1"/>
      </w:tblPr>
      <w:tblGrid>
        <w:gridCol w:w="811"/>
        <w:gridCol w:w="1664"/>
        <w:gridCol w:w="3214"/>
        <w:gridCol w:w="2196"/>
        <w:gridCol w:w="1125"/>
      </w:tblGrid>
      <w:tr w:rsidR="0609E75B" w:rsidTr="7983212E" w14:paraId="638364AD" w14:textId="77777777">
        <w:trPr>
          <w:trHeight w:val="300"/>
        </w:trPr>
        <w:tc>
          <w:tcPr>
            <w:tcW w:w="82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609E75B" w:rsidP="0609E75B" w:rsidRDefault="0609E75B" w14:paraId="3C38F10B" w14:textId="13DB2DD6">
            <w:pPr>
              <w:spacing w:after="0"/>
              <w:rPr>
                <w:rFonts w:ascii="Calibri" w:hAnsi="Calibri" w:eastAsia="Calibri" w:cs="Calibri"/>
                <w:b/>
                <w:color w:val="1F1F1F"/>
                <w:lang w:val="en-CA"/>
              </w:rPr>
            </w:pPr>
            <w:r w:rsidRPr="1C31EBF2">
              <w:rPr>
                <w:rFonts w:ascii="Calibri" w:hAnsi="Calibri" w:eastAsia="Calibri" w:cs="Calibri"/>
                <w:b/>
                <w:color w:val="1F1F1F"/>
                <w:lang w:val="en-CA"/>
              </w:rPr>
              <w:t>ID</w:t>
            </w:r>
          </w:p>
        </w:tc>
        <w:tc>
          <w:tcPr>
            <w:tcW w:w="1398"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609E75B" w:rsidP="0609E75B" w:rsidRDefault="0609E75B" w14:paraId="7590E974" w14:textId="08C55812">
            <w:pPr>
              <w:spacing w:after="0"/>
              <w:rPr>
                <w:rFonts w:ascii="Calibri" w:hAnsi="Calibri" w:eastAsia="Calibri" w:cs="Calibri"/>
                <w:b/>
                <w:color w:val="1F1F1F"/>
                <w:lang w:val="en-CA"/>
              </w:rPr>
            </w:pPr>
            <w:r w:rsidRPr="1C31EBF2">
              <w:rPr>
                <w:rFonts w:ascii="Calibri" w:hAnsi="Calibri" w:eastAsia="Calibri" w:cs="Calibri"/>
                <w:b/>
                <w:color w:val="1F1F1F"/>
                <w:lang w:val="en-CA"/>
              </w:rPr>
              <w:t>Category</w:t>
            </w:r>
          </w:p>
        </w:tc>
        <w:tc>
          <w:tcPr>
            <w:tcW w:w="3447"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609E75B" w:rsidP="0609E75B" w:rsidRDefault="0609E75B" w14:paraId="3AE87DEF" w14:textId="520E4534">
            <w:pPr>
              <w:spacing w:after="0"/>
              <w:rPr>
                <w:rFonts w:ascii="Calibri" w:hAnsi="Calibri" w:eastAsia="Calibri" w:cs="Calibri"/>
                <w:b/>
                <w:color w:val="1F1F1F"/>
                <w:lang w:val="en-CA"/>
              </w:rPr>
            </w:pPr>
            <w:r w:rsidRPr="1C31EBF2">
              <w:rPr>
                <w:rFonts w:ascii="Calibri" w:hAnsi="Calibri" w:eastAsia="Calibri" w:cs="Calibri"/>
                <w:b/>
                <w:color w:val="1F1F1F"/>
                <w:lang w:val="en-CA"/>
              </w:rPr>
              <w:t>Requirement Description</w:t>
            </w:r>
          </w:p>
        </w:tc>
        <w:tc>
          <w:tcPr>
            <w:tcW w:w="2313"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609E75B" w:rsidP="0609E75B" w:rsidRDefault="0609E75B" w14:paraId="64A1A0E1" w14:textId="014A73A3">
            <w:pPr>
              <w:spacing w:after="0"/>
              <w:rPr>
                <w:rFonts w:ascii="Calibri" w:hAnsi="Calibri" w:eastAsia="Calibri" w:cs="Calibri"/>
                <w:b/>
                <w:color w:val="1F1F1F"/>
                <w:lang w:val="en-CA"/>
              </w:rPr>
            </w:pPr>
            <w:r w:rsidRPr="1C31EBF2">
              <w:rPr>
                <w:rFonts w:ascii="Calibri" w:hAnsi="Calibri" w:eastAsia="Calibri" w:cs="Calibri"/>
                <w:b/>
                <w:color w:val="1F1F1F"/>
                <w:lang w:val="en-CA"/>
              </w:rPr>
              <w:t>Related Use Case(s)</w:t>
            </w:r>
          </w:p>
        </w:tc>
        <w:tc>
          <w:tcPr>
            <w:tcW w:w="1037"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0609E75B" w:rsidP="0609E75B" w:rsidRDefault="0609E75B" w14:paraId="58EC6C6F" w14:textId="31A52D87">
            <w:pPr>
              <w:spacing w:after="0"/>
              <w:rPr>
                <w:rFonts w:ascii="Calibri" w:hAnsi="Calibri" w:eastAsia="Calibri" w:cs="Calibri"/>
                <w:b/>
                <w:color w:val="1F1F1F"/>
                <w:lang w:val="en-CA"/>
              </w:rPr>
            </w:pPr>
            <w:r w:rsidRPr="1C31EBF2">
              <w:rPr>
                <w:rFonts w:ascii="Calibri" w:hAnsi="Calibri" w:eastAsia="Calibri" w:cs="Calibri"/>
                <w:b/>
                <w:color w:val="1F1F1F"/>
                <w:lang w:val="en-CA"/>
              </w:rPr>
              <w:t>Actors</w:t>
            </w:r>
          </w:p>
        </w:tc>
      </w:tr>
      <w:tr w:rsidR="0609E75B" w:rsidTr="7983212E" w14:paraId="75349F43" w14:textId="77777777">
        <w:trPr>
          <w:trHeight w:val="300"/>
        </w:trPr>
        <w:tc>
          <w:tcPr>
            <w:tcW w:w="8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609E75B" w:rsidP="0609E75B" w:rsidRDefault="0609E75B" w14:paraId="02CB384B" w14:textId="121528E9">
            <w:pPr>
              <w:spacing w:after="0"/>
              <w:rPr>
                <w:rFonts w:ascii="Calibri" w:hAnsi="Calibri" w:eastAsia="Calibri" w:cs="Calibri"/>
                <w:b/>
                <w:color w:val="1F1F1F"/>
                <w:lang w:val="en-CA"/>
              </w:rPr>
            </w:pPr>
            <w:r w:rsidRPr="1C31EBF2">
              <w:rPr>
                <w:rFonts w:ascii="Calibri" w:hAnsi="Calibri" w:eastAsia="Calibri" w:cs="Calibri"/>
                <w:b/>
                <w:color w:val="1F1F1F"/>
                <w:lang w:val="en-CA"/>
              </w:rPr>
              <w:t>NFR 1.1</w:t>
            </w:r>
          </w:p>
        </w:tc>
        <w:tc>
          <w:tcPr>
            <w:tcW w:w="13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609E75B" w:rsidP="0609E75B" w:rsidRDefault="0609E75B" w14:paraId="5938932D" w14:textId="5A6E37C7">
            <w:pPr>
              <w:spacing w:after="0"/>
              <w:rPr>
                <w:rFonts w:ascii="Calibri" w:hAnsi="Calibri" w:eastAsia="Calibri" w:cs="Calibri"/>
                <w:color w:val="1F1F1F"/>
                <w:lang w:val="en-CA"/>
              </w:rPr>
            </w:pPr>
            <w:r w:rsidRPr="1C31EBF2">
              <w:rPr>
                <w:rFonts w:ascii="Calibri" w:hAnsi="Calibri" w:eastAsia="Calibri" w:cs="Calibri"/>
                <w:color w:val="1F1F1F"/>
                <w:lang w:val="en-CA"/>
              </w:rPr>
              <w:t>Performance</w:t>
            </w:r>
          </w:p>
        </w:tc>
        <w:tc>
          <w:tcPr>
            <w:tcW w:w="344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609E75B" w:rsidP="0609E75B" w:rsidRDefault="0609E75B" w14:paraId="5C6BCB50" w14:textId="533AED6A">
            <w:pPr>
              <w:spacing w:after="0"/>
              <w:rPr>
                <w:rFonts w:ascii="Calibri" w:hAnsi="Calibri" w:eastAsia="Calibri" w:cs="Calibri"/>
                <w:color w:val="1F1F1F"/>
                <w:lang w:val="en-CA"/>
              </w:rPr>
            </w:pPr>
            <w:r w:rsidRPr="1C31EBF2">
              <w:rPr>
                <w:rFonts w:ascii="Calibri" w:hAnsi="Calibri" w:eastAsia="Calibri" w:cs="Calibri"/>
                <w:color w:val="1F1F1F"/>
                <w:lang w:val="en-CA"/>
              </w:rPr>
              <w:t>"Helper Search" results must load in under 2 seconds over a standard 4G network.</w:t>
            </w:r>
          </w:p>
        </w:tc>
        <w:tc>
          <w:tcPr>
            <w:tcW w:w="231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609E75B" w:rsidP="0609E75B" w:rsidRDefault="0609E75B" w14:paraId="048A3DC4" w14:textId="743A5D38">
            <w:pPr>
              <w:spacing w:after="0"/>
              <w:rPr>
                <w:rFonts w:ascii="Calibri" w:hAnsi="Calibri" w:eastAsia="Calibri" w:cs="Calibri"/>
                <w:color w:val="444746"/>
                <w:lang w:val="en-CA"/>
              </w:rPr>
            </w:pPr>
            <w:r w:rsidRPr="1C31EBF2">
              <w:rPr>
                <w:rFonts w:ascii="Calibri" w:hAnsi="Calibri" w:eastAsia="Calibri" w:cs="Calibri"/>
                <w:color w:val="444746"/>
                <w:lang w:val="en-CA"/>
              </w:rPr>
              <w:t>Search &amp; Filter Helpers</w:t>
            </w:r>
          </w:p>
        </w:tc>
        <w:tc>
          <w:tcPr>
            <w:tcW w:w="103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609E75B" w:rsidP="0609E75B" w:rsidRDefault="0609E75B" w14:paraId="75F0D392" w14:textId="3489E1DD">
            <w:pPr>
              <w:spacing w:after="0"/>
              <w:rPr>
                <w:rFonts w:ascii="Calibri" w:hAnsi="Calibri" w:eastAsia="Calibri" w:cs="Calibri"/>
                <w:color w:val="1F1F1F"/>
                <w:lang w:val="en-CA"/>
              </w:rPr>
            </w:pPr>
            <w:r w:rsidRPr="1C31EBF2">
              <w:rPr>
                <w:rFonts w:ascii="Calibri" w:hAnsi="Calibri" w:eastAsia="Calibri" w:cs="Calibri"/>
                <w:color w:val="1F1F1F"/>
                <w:lang w:val="en-CA"/>
              </w:rPr>
              <w:t>User</w:t>
            </w:r>
          </w:p>
        </w:tc>
      </w:tr>
      <w:tr w:rsidR="0609E75B" w:rsidTr="7983212E" w14:paraId="302E584D" w14:textId="77777777">
        <w:trPr>
          <w:trHeight w:val="300"/>
        </w:trPr>
        <w:tc>
          <w:tcPr>
            <w:tcW w:w="8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609E75B" w:rsidP="0609E75B" w:rsidRDefault="0609E75B" w14:paraId="45DAF9ED" w14:textId="5BB8E5F4">
            <w:pPr>
              <w:spacing w:after="0"/>
              <w:rPr>
                <w:rFonts w:ascii="Calibri" w:hAnsi="Calibri" w:eastAsia="Calibri" w:cs="Calibri"/>
                <w:b/>
                <w:color w:val="1F1F1F"/>
                <w:lang w:val="en-CA"/>
              </w:rPr>
            </w:pPr>
            <w:r w:rsidRPr="1C31EBF2">
              <w:rPr>
                <w:rFonts w:ascii="Calibri" w:hAnsi="Calibri" w:eastAsia="Calibri" w:cs="Calibri"/>
                <w:b/>
                <w:color w:val="1F1F1F"/>
                <w:lang w:val="en-CA"/>
              </w:rPr>
              <w:t>NFR 2.1</w:t>
            </w:r>
          </w:p>
        </w:tc>
        <w:tc>
          <w:tcPr>
            <w:tcW w:w="13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609E75B" w:rsidP="0609E75B" w:rsidRDefault="0609E75B" w14:paraId="011A2969" w14:textId="4B8E9046">
            <w:pPr>
              <w:spacing w:after="0"/>
              <w:rPr>
                <w:rFonts w:ascii="Calibri" w:hAnsi="Calibri" w:eastAsia="Calibri" w:cs="Calibri"/>
                <w:color w:val="1F1F1F"/>
                <w:lang w:val="en-CA"/>
              </w:rPr>
            </w:pPr>
            <w:r w:rsidRPr="1C31EBF2">
              <w:rPr>
                <w:rFonts w:ascii="Calibri" w:hAnsi="Calibri" w:eastAsia="Calibri" w:cs="Calibri"/>
                <w:color w:val="1F1F1F"/>
                <w:lang w:val="en-CA"/>
              </w:rPr>
              <w:t>Security &amp; Privacy</w:t>
            </w:r>
          </w:p>
        </w:tc>
        <w:tc>
          <w:tcPr>
            <w:tcW w:w="344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609E75B" w:rsidP="0609E75B" w:rsidRDefault="0609E75B" w14:paraId="34BD097F" w14:textId="1BCE618A">
            <w:pPr>
              <w:spacing w:after="0"/>
              <w:rPr>
                <w:rFonts w:ascii="Calibri" w:hAnsi="Calibri" w:eastAsia="Calibri" w:cs="Calibri"/>
                <w:color w:val="1F1F1F"/>
                <w:lang w:val="en-CA"/>
              </w:rPr>
            </w:pPr>
            <w:r w:rsidRPr="1C31EBF2">
              <w:rPr>
                <w:rFonts w:ascii="Calibri" w:hAnsi="Calibri" w:eastAsia="Calibri" w:cs="Calibri"/>
                <w:color w:val="1F1F1F"/>
                <w:lang w:val="en-CA"/>
              </w:rPr>
              <w:t>No session recording or chat transcript storage without prior informed consent in the UI.</w:t>
            </w:r>
          </w:p>
        </w:tc>
        <w:tc>
          <w:tcPr>
            <w:tcW w:w="231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609E75B" w:rsidP="0609E75B" w:rsidRDefault="0609E75B" w14:paraId="17FDA1ED" w14:textId="30A3FB6F">
            <w:pPr>
              <w:spacing w:after="0"/>
              <w:rPr>
                <w:rFonts w:ascii="Calibri" w:hAnsi="Calibri" w:eastAsia="Calibri" w:cs="Calibri"/>
                <w:color w:val="444746"/>
                <w:lang w:val="en-CA"/>
              </w:rPr>
            </w:pPr>
            <w:r w:rsidRPr="1C31EBF2">
              <w:rPr>
                <w:rFonts w:ascii="Calibri" w:hAnsi="Calibri" w:eastAsia="Calibri" w:cs="Calibri"/>
                <w:color w:val="444746"/>
                <w:lang w:val="en-CA"/>
              </w:rPr>
              <w:t>Initiate Video Call &amp; Chat</w:t>
            </w:r>
            <w:r w:rsidRPr="1C31EBF2">
              <w:rPr>
                <w:rFonts w:ascii="Calibri" w:hAnsi="Calibri" w:eastAsia="Calibri" w:cs="Calibri"/>
                <w:color w:val="1F1F1F"/>
                <w:lang w:val="en-CA"/>
              </w:rPr>
              <w:t xml:space="preserve">, </w:t>
            </w:r>
            <w:r w:rsidRPr="1C31EBF2">
              <w:rPr>
                <w:rFonts w:ascii="Calibri" w:hAnsi="Calibri" w:eastAsia="Calibri" w:cs="Calibri"/>
                <w:color w:val="444746"/>
                <w:lang w:val="en-CA"/>
              </w:rPr>
              <w:t>Maintain Session Logs</w:t>
            </w:r>
          </w:p>
        </w:tc>
        <w:tc>
          <w:tcPr>
            <w:tcW w:w="103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609E75B" w:rsidP="0609E75B" w:rsidRDefault="0609E75B" w14:paraId="3579C8E1" w14:textId="37860842">
            <w:pPr>
              <w:spacing w:after="0"/>
              <w:rPr>
                <w:rFonts w:ascii="Calibri" w:hAnsi="Calibri" w:eastAsia="Calibri" w:cs="Calibri"/>
                <w:color w:val="1F1F1F"/>
                <w:lang w:val="en-CA"/>
              </w:rPr>
            </w:pPr>
            <w:r w:rsidRPr="1C31EBF2">
              <w:rPr>
                <w:rFonts w:ascii="Calibri" w:hAnsi="Calibri" w:eastAsia="Calibri" w:cs="Calibri"/>
                <w:color w:val="1F1F1F"/>
                <w:lang w:val="en-CA"/>
              </w:rPr>
              <w:t>User, Helper</w:t>
            </w:r>
          </w:p>
        </w:tc>
      </w:tr>
      <w:tr w:rsidR="0609E75B" w:rsidTr="7983212E" w14:paraId="1CBDC8B4" w14:textId="77777777">
        <w:trPr>
          <w:trHeight w:val="300"/>
        </w:trPr>
        <w:tc>
          <w:tcPr>
            <w:tcW w:w="8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609E75B" w:rsidP="0609E75B" w:rsidRDefault="0609E75B" w14:paraId="527020B8" w14:textId="1E354BBB">
            <w:pPr>
              <w:spacing w:after="0"/>
              <w:rPr>
                <w:rFonts w:ascii="Calibri" w:hAnsi="Calibri" w:eastAsia="Calibri" w:cs="Calibri"/>
                <w:b/>
                <w:color w:val="1F1F1F"/>
                <w:lang w:val="en-CA"/>
              </w:rPr>
            </w:pPr>
            <w:r w:rsidRPr="1C31EBF2">
              <w:rPr>
                <w:rFonts w:ascii="Calibri" w:hAnsi="Calibri" w:eastAsia="Calibri" w:cs="Calibri"/>
                <w:b/>
                <w:color w:val="1F1F1F"/>
                <w:lang w:val="en-CA"/>
              </w:rPr>
              <w:t>NFR 2.2</w:t>
            </w:r>
          </w:p>
        </w:tc>
        <w:tc>
          <w:tcPr>
            <w:tcW w:w="13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609E75B" w:rsidP="0609E75B" w:rsidRDefault="0609E75B" w14:paraId="18E6D7B4" w14:textId="4D351014">
            <w:pPr>
              <w:spacing w:after="0"/>
              <w:rPr>
                <w:rFonts w:ascii="Calibri" w:hAnsi="Calibri" w:eastAsia="Calibri" w:cs="Calibri"/>
                <w:color w:val="1F1F1F"/>
                <w:lang w:val="en-CA"/>
              </w:rPr>
            </w:pPr>
            <w:r w:rsidRPr="1C31EBF2">
              <w:rPr>
                <w:rFonts w:ascii="Calibri" w:hAnsi="Calibri" w:eastAsia="Calibri" w:cs="Calibri"/>
                <w:color w:val="1F1F1F"/>
                <w:lang w:val="en-CA"/>
              </w:rPr>
              <w:t>Security &amp; Privacy</w:t>
            </w:r>
          </w:p>
        </w:tc>
        <w:tc>
          <w:tcPr>
            <w:tcW w:w="344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609E75B" w:rsidP="0609E75B" w:rsidRDefault="0609E75B" w14:paraId="1460BC66" w14:textId="4E5C2333">
            <w:pPr>
              <w:spacing w:after="0"/>
              <w:rPr>
                <w:rFonts w:ascii="Calibri" w:hAnsi="Calibri" w:eastAsia="Calibri" w:cs="Calibri"/>
                <w:color w:val="1F1F1F"/>
                <w:lang w:val="en-CA"/>
              </w:rPr>
            </w:pPr>
            <w:r w:rsidRPr="1C31EBF2">
              <w:rPr>
                <w:rFonts w:ascii="Calibri" w:hAnsi="Calibri" w:eastAsia="Calibri" w:cs="Calibri"/>
                <w:color w:val="1F1F1F"/>
                <w:lang w:val="en-CA"/>
              </w:rPr>
              <w:t>Implementation of configurable data retention policies and auditable deletion workflows.</w:t>
            </w:r>
          </w:p>
        </w:tc>
        <w:tc>
          <w:tcPr>
            <w:tcW w:w="231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609E75B" w:rsidP="0609E75B" w:rsidRDefault="0609E75B" w14:paraId="1C92A560" w14:textId="6C9DFE73">
            <w:pPr>
              <w:spacing w:after="0"/>
              <w:rPr>
                <w:rFonts w:ascii="Calibri" w:hAnsi="Calibri" w:eastAsia="Calibri" w:cs="Calibri"/>
                <w:color w:val="444746"/>
                <w:lang w:val="en-CA"/>
              </w:rPr>
            </w:pPr>
            <w:r w:rsidRPr="1C31EBF2">
              <w:rPr>
                <w:rFonts w:ascii="Calibri" w:hAnsi="Calibri" w:eastAsia="Calibri" w:cs="Calibri"/>
                <w:color w:val="444746"/>
                <w:lang w:val="en-CA"/>
              </w:rPr>
              <w:t>Maintain Session Logs</w:t>
            </w:r>
            <w:r w:rsidRPr="1C31EBF2">
              <w:rPr>
                <w:rFonts w:ascii="Calibri" w:hAnsi="Calibri" w:eastAsia="Calibri" w:cs="Calibri"/>
                <w:color w:val="1F1F1F"/>
                <w:lang w:val="en-CA"/>
              </w:rPr>
              <w:t xml:space="preserve">, </w:t>
            </w:r>
            <w:r w:rsidRPr="1C31EBF2">
              <w:rPr>
                <w:rFonts w:ascii="Calibri" w:hAnsi="Calibri" w:eastAsia="Calibri" w:cs="Calibri"/>
                <w:color w:val="444746"/>
                <w:lang w:val="en-CA"/>
              </w:rPr>
              <w:t>Resolve Session Disputes</w:t>
            </w:r>
          </w:p>
        </w:tc>
        <w:tc>
          <w:tcPr>
            <w:tcW w:w="103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609E75B" w:rsidP="0609E75B" w:rsidRDefault="0609E75B" w14:paraId="6590DD1E" w14:textId="0828D7EC">
            <w:pPr>
              <w:spacing w:after="0"/>
              <w:rPr>
                <w:rFonts w:ascii="Calibri" w:hAnsi="Calibri" w:eastAsia="Calibri" w:cs="Calibri"/>
                <w:color w:val="1F1F1F"/>
                <w:lang w:val="en-CA"/>
              </w:rPr>
            </w:pPr>
            <w:r w:rsidRPr="1C31EBF2">
              <w:rPr>
                <w:rFonts w:ascii="Calibri" w:hAnsi="Calibri" w:eastAsia="Calibri" w:cs="Calibri"/>
                <w:color w:val="1F1F1F"/>
                <w:lang w:val="en-CA"/>
              </w:rPr>
              <w:t>System, Admin</w:t>
            </w:r>
          </w:p>
        </w:tc>
      </w:tr>
      <w:tr w:rsidR="0609E75B" w:rsidTr="7983212E" w14:paraId="014BD65C" w14:textId="77777777">
        <w:trPr>
          <w:trHeight w:val="300"/>
        </w:trPr>
        <w:tc>
          <w:tcPr>
            <w:tcW w:w="8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609E75B" w:rsidP="0609E75B" w:rsidRDefault="0609E75B" w14:paraId="36DD89F3" w14:textId="5041736A">
            <w:pPr>
              <w:spacing w:after="0"/>
              <w:rPr>
                <w:rFonts w:ascii="Calibri" w:hAnsi="Calibri" w:eastAsia="Calibri" w:cs="Calibri"/>
                <w:b/>
                <w:color w:val="1F1F1F"/>
                <w:lang w:val="en-CA"/>
              </w:rPr>
            </w:pPr>
            <w:r w:rsidRPr="1C31EBF2">
              <w:rPr>
                <w:rFonts w:ascii="Calibri" w:hAnsi="Calibri" w:eastAsia="Calibri" w:cs="Calibri"/>
                <w:b/>
                <w:color w:val="1F1F1F"/>
                <w:lang w:val="en-CA"/>
              </w:rPr>
              <w:t>NFR 3.1</w:t>
            </w:r>
          </w:p>
        </w:tc>
        <w:tc>
          <w:tcPr>
            <w:tcW w:w="13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609E75B" w:rsidP="0609E75B" w:rsidRDefault="0609E75B" w14:paraId="259ADE35" w14:textId="77660D9E">
            <w:pPr>
              <w:spacing w:after="0"/>
              <w:rPr>
                <w:rFonts w:ascii="Calibri" w:hAnsi="Calibri" w:eastAsia="Calibri" w:cs="Calibri"/>
                <w:color w:val="1F1F1F"/>
                <w:lang w:val="en-CA"/>
              </w:rPr>
            </w:pPr>
            <w:r w:rsidRPr="1C31EBF2">
              <w:rPr>
                <w:rFonts w:ascii="Calibri" w:hAnsi="Calibri" w:eastAsia="Calibri" w:cs="Calibri"/>
                <w:color w:val="1F1F1F"/>
                <w:lang w:val="en-CA"/>
              </w:rPr>
              <w:t>Scalability</w:t>
            </w:r>
          </w:p>
        </w:tc>
        <w:tc>
          <w:tcPr>
            <w:tcW w:w="344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609E75B" w:rsidP="0609E75B" w:rsidRDefault="0609E75B" w14:paraId="240AD0D5" w14:textId="1A53195D">
            <w:pPr>
              <w:spacing w:after="0"/>
              <w:rPr>
                <w:rFonts w:ascii="Calibri" w:hAnsi="Calibri" w:eastAsia="Calibri" w:cs="Calibri"/>
                <w:color w:val="1F1F1F"/>
                <w:lang w:val="en-CA"/>
              </w:rPr>
            </w:pPr>
            <w:r w:rsidRPr="1C31EBF2">
              <w:rPr>
                <w:rFonts w:ascii="Calibri" w:hAnsi="Calibri" w:eastAsia="Calibri" w:cs="Calibri"/>
                <w:color w:val="1F1F1F"/>
                <w:lang w:val="en-CA"/>
              </w:rPr>
              <w:t>Stateless backend (Spring Boot) and shared store (Redis) for session state management.</w:t>
            </w:r>
          </w:p>
        </w:tc>
        <w:tc>
          <w:tcPr>
            <w:tcW w:w="231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609E75B" w:rsidP="0609E75B" w:rsidRDefault="0609E75B" w14:paraId="2C4FF359" w14:textId="4B07F335">
            <w:pPr>
              <w:spacing w:after="0"/>
              <w:rPr>
                <w:rFonts w:ascii="Calibri" w:hAnsi="Calibri" w:eastAsia="Calibri" w:cs="Calibri"/>
                <w:color w:val="1F1F1F"/>
                <w:lang w:val="en-CA"/>
              </w:rPr>
            </w:pPr>
            <w:r w:rsidRPr="1C31EBF2">
              <w:rPr>
                <w:rFonts w:ascii="Calibri" w:hAnsi="Calibri" w:eastAsia="Calibri" w:cs="Calibri"/>
                <w:i/>
                <w:color w:val="1F1F1F"/>
                <w:lang w:val="en-CA"/>
              </w:rPr>
              <w:t>System Architecture</w:t>
            </w:r>
            <w:r w:rsidRPr="1C31EBF2">
              <w:rPr>
                <w:rFonts w:ascii="Calibri" w:hAnsi="Calibri" w:eastAsia="Calibri" w:cs="Calibri"/>
                <w:color w:val="1F1F1F"/>
                <w:lang w:val="en-CA"/>
              </w:rPr>
              <w:t xml:space="preserve"> (Affects all)</w:t>
            </w:r>
          </w:p>
        </w:tc>
        <w:tc>
          <w:tcPr>
            <w:tcW w:w="103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609E75B" w:rsidP="0609E75B" w:rsidRDefault="0609E75B" w14:paraId="38FAAE46" w14:textId="6C5B22CE">
            <w:pPr>
              <w:spacing w:after="0"/>
              <w:rPr>
                <w:rFonts w:ascii="Calibri" w:hAnsi="Calibri" w:eastAsia="Calibri" w:cs="Calibri"/>
                <w:color w:val="1F1F1F"/>
                <w:lang w:val="en-CA"/>
              </w:rPr>
            </w:pPr>
            <w:r w:rsidRPr="1C31EBF2">
              <w:rPr>
                <w:rFonts w:ascii="Calibri" w:hAnsi="Calibri" w:eastAsia="Calibri" w:cs="Calibri"/>
                <w:color w:val="1F1F1F"/>
                <w:lang w:val="en-CA"/>
              </w:rPr>
              <w:t>System</w:t>
            </w:r>
          </w:p>
        </w:tc>
      </w:tr>
      <w:tr w:rsidR="0609E75B" w:rsidTr="7983212E" w14:paraId="6EA8F3E6" w14:textId="77777777">
        <w:trPr>
          <w:trHeight w:val="300"/>
        </w:trPr>
        <w:tc>
          <w:tcPr>
            <w:tcW w:w="8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609E75B" w:rsidP="0609E75B" w:rsidRDefault="0609E75B" w14:paraId="230391F1" w14:textId="5930FC2A">
            <w:pPr>
              <w:spacing w:after="0"/>
              <w:rPr>
                <w:rFonts w:ascii="Calibri" w:hAnsi="Calibri" w:eastAsia="Calibri" w:cs="Calibri"/>
                <w:b/>
                <w:color w:val="1F1F1F"/>
                <w:lang w:val="en-CA"/>
              </w:rPr>
            </w:pPr>
            <w:r w:rsidRPr="1C31EBF2">
              <w:rPr>
                <w:rFonts w:ascii="Calibri" w:hAnsi="Calibri" w:eastAsia="Calibri" w:cs="Calibri"/>
                <w:b/>
                <w:color w:val="1F1F1F"/>
                <w:lang w:val="en-CA"/>
              </w:rPr>
              <w:t>NFR 4.1</w:t>
            </w:r>
          </w:p>
        </w:tc>
        <w:tc>
          <w:tcPr>
            <w:tcW w:w="13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609E75B" w:rsidP="0609E75B" w:rsidRDefault="0609E75B" w14:paraId="67235C29" w14:textId="3E2DEC9D">
            <w:pPr>
              <w:spacing w:after="0"/>
              <w:rPr>
                <w:rFonts w:ascii="Calibri" w:hAnsi="Calibri" w:eastAsia="Calibri" w:cs="Calibri"/>
                <w:color w:val="1F1F1F"/>
                <w:lang w:val="en-CA"/>
              </w:rPr>
            </w:pPr>
            <w:r w:rsidRPr="1C31EBF2">
              <w:rPr>
                <w:rFonts w:ascii="Calibri" w:hAnsi="Calibri" w:eastAsia="Calibri" w:cs="Calibri"/>
                <w:color w:val="1F1F1F"/>
                <w:lang w:val="en-CA"/>
              </w:rPr>
              <w:t>Usability</w:t>
            </w:r>
          </w:p>
        </w:tc>
        <w:tc>
          <w:tcPr>
            <w:tcW w:w="344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609E75B" w:rsidP="0609E75B" w:rsidRDefault="0609E75B" w14:paraId="4EACC081" w14:textId="0A3E08DA">
            <w:pPr>
              <w:spacing w:after="0"/>
              <w:rPr>
                <w:rFonts w:ascii="Calibri" w:hAnsi="Calibri" w:eastAsia="Calibri" w:cs="Calibri"/>
                <w:color w:val="1F1F1F"/>
                <w:lang w:val="en-CA"/>
              </w:rPr>
            </w:pPr>
            <w:r w:rsidRPr="1C31EBF2">
              <w:rPr>
                <w:rFonts w:ascii="Calibri" w:hAnsi="Calibri" w:eastAsia="Calibri" w:cs="Calibri"/>
                <w:color w:val="1F1F1F"/>
                <w:lang w:val="en-CA"/>
              </w:rPr>
              <w:t>Responsive web application layout for Desktop, Tablet, and Mobile viewports.</w:t>
            </w:r>
          </w:p>
        </w:tc>
        <w:tc>
          <w:tcPr>
            <w:tcW w:w="231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609E75B" w:rsidP="0609E75B" w:rsidRDefault="0609E75B" w14:paraId="792C8CE8" w14:textId="50F7F88C">
            <w:pPr>
              <w:spacing w:after="0"/>
              <w:rPr>
                <w:rFonts w:ascii="Calibri" w:hAnsi="Calibri" w:eastAsia="Calibri" w:cs="Calibri"/>
                <w:color w:val="1F1F1F"/>
                <w:lang w:val="en-CA"/>
              </w:rPr>
            </w:pPr>
            <w:r w:rsidRPr="1C31EBF2">
              <w:rPr>
                <w:rFonts w:ascii="Calibri" w:hAnsi="Calibri" w:eastAsia="Calibri" w:cs="Calibri"/>
                <w:color w:val="1F1F1F"/>
                <w:lang w:val="en-CA"/>
              </w:rPr>
              <w:t>All Front-end Use Cases</w:t>
            </w:r>
          </w:p>
        </w:tc>
        <w:tc>
          <w:tcPr>
            <w:tcW w:w="103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609E75B" w:rsidP="0609E75B" w:rsidRDefault="0609E75B" w14:paraId="79D8B412" w14:textId="5B14F570">
            <w:pPr>
              <w:spacing w:after="0"/>
              <w:rPr>
                <w:rFonts w:ascii="Calibri" w:hAnsi="Calibri" w:eastAsia="Calibri" w:cs="Calibri"/>
                <w:color w:val="1F1F1F"/>
                <w:lang w:val="en-CA"/>
              </w:rPr>
            </w:pPr>
            <w:r w:rsidRPr="1C31EBF2">
              <w:rPr>
                <w:rFonts w:ascii="Calibri" w:hAnsi="Calibri" w:eastAsia="Calibri" w:cs="Calibri"/>
                <w:color w:val="1F1F1F"/>
                <w:lang w:val="en-CA"/>
              </w:rPr>
              <w:t>User, Helper, Admin</w:t>
            </w:r>
          </w:p>
        </w:tc>
      </w:tr>
      <w:tr w:rsidR="0609E75B" w:rsidTr="7983212E" w14:paraId="10CDEAFF" w14:textId="77777777">
        <w:trPr>
          <w:trHeight w:val="300"/>
        </w:trPr>
        <w:tc>
          <w:tcPr>
            <w:tcW w:w="8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609E75B" w:rsidP="0609E75B" w:rsidRDefault="0609E75B" w14:paraId="0A2701D9" w14:textId="55A2FBDB">
            <w:pPr>
              <w:spacing w:after="0"/>
              <w:rPr>
                <w:rFonts w:ascii="Calibri" w:hAnsi="Calibri" w:eastAsia="Calibri" w:cs="Calibri"/>
                <w:b/>
                <w:color w:val="1F1F1F"/>
                <w:lang w:val="en-CA"/>
              </w:rPr>
            </w:pPr>
            <w:r w:rsidRPr="1C31EBF2">
              <w:rPr>
                <w:rFonts w:ascii="Calibri" w:hAnsi="Calibri" w:eastAsia="Calibri" w:cs="Calibri"/>
                <w:b/>
                <w:color w:val="1F1F1F"/>
                <w:lang w:val="en-CA"/>
              </w:rPr>
              <w:t>NFR 4.2</w:t>
            </w:r>
          </w:p>
        </w:tc>
        <w:tc>
          <w:tcPr>
            <w:tcW w:w="139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609E75B" w:rsidP="0609E75B" w:rsidRDefault="0609E75B" w14:paraId="33491A78" w14:textId="301E3FA1">
            <w:pPr>
              <w:spacing w:after="0"/>
              <w:rPr>
                <w:rFonts w:ascii="Calibri" w:hAnsi="Calibri" w:eastAsia="Calibri" w:cs="Calibri"/>
                <w:color w:val="1F1F1F"/>
                <w:lang w:val="en-CA"/>
              </w:rPr>
            </w:pPr>
            <w:r w:rsidRPr="1C31EBF2">
              <w:rPr>
                <w:rFonts w:ascii="Calibri" w:hAnsi="Calibri" w:eastAsia="Calibri" w:cs="Calibri"/>
                <w:color w:val="1F1F1F"/>
                <w:lang w:val="en-CA"/>
              </w:rPr>
              <w:t>Compatibility</w:t>
            </w:r>
          </w:p>
        </w:tc>
        <w:tc>
          <w:tcPr>
            <w:tcW w:w="344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609E75B" w:rsidP="0609E75B" w:rsidRDefault="0609E75B" w14:paraId="5A975A9E" w14:textId="747BA83E">
            <w:pPr>
              <w:spacing w:after="0"/>
              <w:rPr>
                <w:rFonts w:ascii="Calibri" w:hAnsi="Calibri" w:eastAsia="Calibri" w:cs="Calibri"/>
                <w:color w:val="1F1F1F"/>
                <w:lang w:val="en-CA"/>
              </w:rPr>
            </w:pPr>
            <w:r w:rsidRPr="1C31EBF2">
              <w:rPr>
                <w:rFonts w:ascii="Calibri" w:hAnsi="Calibri" w:eastAsia="Calibri" w:cs="Calibri"/>
                <w:color w:val="1F1F1F"/>
                <w:lang w:val="en-CA"/>
              </w:rPr>
              <w:t>Full compatibility with major modern browsers supporting WebRTC (Chrome, Firefox, Safari, Edge).</w:t>
            </w:r>
          </w:p>
        </w:tc>
        <w:tc>
          <w:tcPr>
            <w:tcW w:w="231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609E75B" w:rsidP="0609E75B" w:rsidRDefault="0609E75B" w14:paraId="5FC8FCF2" w14:textId="48061B31">
            <w:pPr>
              <w:spacing w:after="0"/>
              <w:rPr>
                <w:rFonts w:ascii="Calibri" w:hAnsi="Calibri" w:eastAsia="Calibri" w:cs="Calibri"/>
                <w:color w:val="444746"/>
                <w:lang w:val="en-CA"/>
              </w:rPr>
            </w:pPr>
            <w:r w:rsidRPr="1C31EBF2">
              <w:rPr>
                <w:rFonts w:ascii="Calibri" w:hAnsi="Calibri" w:eastAsia="Calibri" w:cs="Calibri"/>
                <w:color w:val="444746"/>
                <w:lang w:val="en-CA"/>
              </w:rPr>
              <w:t>Initiate Video Call &amp; Chat</w:t>
            </w:r>
          </w:p>
        </w:tc>
        <w:tc>
          <w:tcPr>
            <w:tcW w:w="103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0609E75B" w:rsidP="0609E75B" w:rsidRDefault="0609E75B" w14:paraId="34F42530" w14:textId="34E496A7">
            <w:pPr>
              <w:spacing w:after="0"/>
              <w:rPr>
                <w:rFonts w:ascii="Calibri" w:hAnsi="Calibri" w:eastAsia="Calibri" w:cs="Calibri"/>
                <w:color w:val="1F1F1F"/>
                <w:lang w:val="en-CA"/>
              </w:rPr>
            </w:pPr>
            <w:r w:rsidRPr="1C31EBF2">
              <w:rPr>
                <w:rFonts w:ascii="Calibri" w:hAnsi="Calibri" w:eastAsia="Calibri" w:cs="Calibri"/>
                <w:color w:val="1F1F1F"/>
                <w:lang w:val="en-CA"/>
              </w:rPr>
              <w:t>User, Helper</w:t>
            </w:r>
          </w:p>
        </w:tc>
      </w:tr>
    </w:tbl>
    <w:p w:rsidR="754D1E28" w:rsidP="08000378" w:rsidRDefault="754D1E28" w14:paraId="567236D5" w14:textId="36C656BA">
      <w:pPr>
        <w:spacing w:before="220" w:after="220" w:line="240" w:lineRule="auto"/>
        <w:jc w:val="both"/>
        <w:rPr>
          <w:rFonts w:ascii="Calibri" w:hAnsi="Calibri" w:eastAsia="Calibri" w:cs="Calibri"/>
          <w:color w:val="444746"/>
          <w:vertAlign w:val="superscript"/>
          <w:lang w:val="en-US"/>
        </w:rPr>
      </w:pPr>
    </w:p>
    <w:p w:rsidR="754D1E28" w:rsidP="2E36F031" w:rsidRDefault="754D1E28" w14:paraId="4E7B2B1F" w14:textId="45E3C278">
      <w:pPr>
        <w:pStyle w:val="Heading1"/>
        <w:keepNext w:val="0"/>
        <w:keepLines w:val="0"/>
        <w:spacing w:before="220" w:after="220" w:line="240" w:lineRule="auto"/>
        <w:jc w:val="both"/>
        <w:rPr>
          <w:rFonts w:ascii="Calibri" w:hAnsi="Calibri" w:eastAsia="Calibri" w:cs="Calibri"/>
          <w:b/>
          <w:bCs/>
          <w:color w:val="auto"/>
          <w:sz w:val="32"/>
          <w:szCs w:val="32"/>
          <w:lang w:val="en-US"/>
        </w:rPr>
      </w:pPr>
    </w:p>
    <w:p w:rsidR="754D1E28" w:rsidP="2E36F031" w:rsidRDefault="705C4539" w14:paraId="1E3B902C" w14:textId="26824CB1">
      <w:pPr>
        <w:spacing w:before="220" w:after="220" w:line="240" w:lineRule="auto"/>
      </w:pPr>
      <w:r>
        <w:br w:type="page"/>
      </w:r>
    </w:p>
    <w:p w:rsidR="754D1E28" w:rsidP="005E32BC" w:rsidRDefault="705C4539" w14:paraId="54FC2037" w14:textId="3FB3D12A">
      <w:pPr>
        <w:pStyle w:val="Heading2"/>
        <w:keepNext w:val="0"/>
        <w:keepLines w:val="0"/>
        <w:spacing w:before="220" w:after="220" w:line="240" w:lineRule="auto"/>
        <w:jc w:val="both"/>
        <w:rPr>
          <w:rFonts w:ascii="Calibri" w:hAnsi="Calibri" w:eastAsia="Calibri" w:cs="Calibri"/>
          <w:b/>
          <w:bCs/>
          <w:color w:val="auto"/>
          <w:lang w:val="en-US"/>
        </w:rPr>
      </w:pPr>
      <w:bookmarkStart w:name="_Toc220106752" w:id="21"/>
      <w:r w:rsidRPr="08000378">
        <w:rPr>
          <w:rFonts w:ascii="Calibri" w:hAnsi="Calibri" w:eastAsia="Calibri" w:cs="Calibri"/>
          <w:b/>
          <w:bCs/>
          <w:color w:val="auto"/>
          <w:lang w:val="en-US"/>
        </w:rPr>
        <w:t>5. Use Case Diagrams</w:t>
      </w:r>
      <w:bookmarkEnd w:id="21"/>
    </w:p>
    <w:p w:rsidR="754D1E28" w:rsidP="005E32BC" w:rsidRDefault="705C4539" w14:paraId="449145E3" w14:textId="0D3DC3FA">
      <w:pPr>
        <w:spacing w:after="240"/>
        <w:jc w:val="both"/>
        <w:rPr>
          <w:rFonts w:ascii="Calibri" w:hAnsi="Calibri" w:eastAsia="Calibri" w:cs="Calibri"/>
          <w:color w:val="1F1F1F"/>
          <w:lang w:val="en-US"/>
        </w:rPr>
      </w:pPr>
      <w:r w:rsidRPr="08000378">
        <w:rPr>
          <w:rFonts w:ascii="Calibri" w:hAnsi="Calibri" w:eastAsia="Calibri" w:cs="Calibri"/>
          <w:color w:val="1F1F1F"/>
          <w:lang w:val="en-US"/>
        </w:rPr>
        <w:t>To formalize the functional requirements, we have modeled the system interactions using UML Use Case diagrams.</w:t>
      </w:r>
    </w:p>
    <w:p w:rsidR="754D1E28" w:rsidP="005E32BC" w:rsidRDefault="55818112" w14:paraId="48DD1CAD" w14:textId="69040743">
      <w:pPr>
        <w:spacing w:before="240" w:after="120"/>
        <w:jc w:val="both"/>
      </w:pPr>
      <w:r>
        <w:rPr>
          <w:noProof/>
        </w:rPr>
        <w:drawing>
          <wp:inline distT="0" distB="0" distL="0" distR="0" wp14:anchorId="4F08DEFC" wp14:editId="0A684C2E">
            <wp:extent cx="4705703" cy="7105849"/>
            <wp:effectExtent l="0" t="0" r="0" b="0"/>
            <wp:docPr id="1803131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3177" name="Picture 180313177"/>
                    <pic:cNvPicPr/>
                  </pic:nvPicPr>
                  <pic:blipFill>
                    <a:blip r:embed="rId11">
                      <a:extLst>
                        <a:ext uri="{28A0092B-C50C-407E-A947-70E740481C1C}">
                          <a14:useLocalDpi xmlns:a14="http://schemas.microsoft.com/office/drawing/2010/main"/>
                        </a:ext>
                      </a:extLst>
                    </a:blip>
                    <a:stretch>
                      <a:fillRect/>
                    </a:stretch>
                  </pic:blipFill>
                  <pic:spPr>
                    <a:xfrm>
                      <a:off x="0" y="0"/>
                      <a:ext cx="4705703" cy="7105849"/>
                    </a:xfrm>
                    <a:prstGeom prst="rect">
                      <a:avLst/>
                    </a:prstGeom>
                  </pic:spPr>
                </pic:pic>
              </a:graphicData>
            </a:graphic>
          </wp:inline>
        </w:drawing>
      </w:r>
    </w:p>
    <w:p w:rsidRPr="00E90033" w:rsidR="754D1E28" w:rsidP="005E32BC" w:rsidRDefault="7914F762" w14:paraId="2BFC8DDD" w14:textId="3BF53603">
      <w:r>
        <w:br w:type="page"/>
      </w:r>
    </w:p>
    <w:p w:rsidRPr="00E90033" w:rsidR="754D1E28" w:rsidP="005E32BC" w:rsidRDefault="7914F762" w14:paraId="1669C68A" w14:textId="753F8F62">
      <w:pPr>
        <w:jc w:val="both"/>
        <w:rPr>
          <w:rFonts w:ascii="Calibri" w:hAnsi="Calibri" w:eastAsia="Calibri" w:cs="Calibri"/>
          <w:b/>
          <w:bCs/>
          <w:sz w:val="28"/>
          <w:szCs w:val="28"/>
          <w:lang w:val="en-CA"/>
        </w:rPr>
      </w:pPr>
      <w:r w:rsidRPr="00E90033">
        <w:rPr>
          <w:rFonts w:ascii="Calibri" w:hAnsi="Calibri" w:eastAsia="Calibri" w:cs="Calibri"/>
          <w:b/>
          <w:bCs/>
          <w:sz w:val="28"/>
          <w:szCs w:val="28"/>
          <w:lang w:val="en-CA"/>
        </w:rPr>
        <w:t>Textual Use Case Descriptions</w:t>
      </w:r>
    </w:p>
    <w:p w:rsidRPr="00E90033" w:rsidR="754D1E28" w:rsidP="0012514A" w:rsidRDefault="10136559" w14:paraId="0B1DB46D" w14:textId="58DE4DB1">
      <w:pPr>
        <w:pStyle w:val="Heading3"/>
        <w:rPr>
          <w:rFonts w:ascii="Calibri" w:hAnsi="Calibri" w:eastAsia="Calibri" w:cs="Calibri"/>
          <w:b/>
          <w:i/>
          <w:color w:val="auto"/>
          <w:lang w:val="en-CA"/>
        </w:rPr>
      </w:pPr>
      <w:bookmarkStart w:name="_Toc220106753" w:id="22"/>
      <w:r w:rsidRPr="096F073F">
        <w:rPr>
          <w:rFonts w:ascii="Calibri" w:hAnsi="Calibri" w:eastAsia="Calibri" w:cs="Calibri"/>
          <w:b/>
          <w:bCs/>
          <w:i/>
          <w:iCs/>
          <w:color w:val="auto"/>
          <w:lang w:val="en-CA"/>
        </w:rPr>
        <w:t>5.</w:t>
      </w:r>
      <w:r w:rsidRPr="6C44385B" w:rsidR="7914F762">
        <w:rPr>
          <w:rFonts w:ascii="Calibri" w:hAnsi="Calibri" w:eastAsia="Calibri" w:cs="Calibri"/>
          <w:b/>
          <w:i/>
          <w:color w:val="auto"/>
          <w:lang w:val="en-CA"/>
        </w:rPr>
        <w:t>1 UC1: Register &amp; Authenticate</w:t>
      </w:r>
      <w:bookmarkEnd w:id="22"/>
    </w:p>
    <w:p w:rsidR="754D1E28" w:rsidP="005E32BC" w:rsidRDefault="7914F762" w14:paraId="66C35084" w14:textId="6D008AF2">
      <w:pPr>
        <w:pStyle w:val="ListParagraph"/>
        <w:numPr>
          <w:ilvl w:val="0"/>
          <w:numId w:val="15"/>
        </w:numPr>
        <w:spacing w:before="240" w:after="240"/>
        <w:jc w:val="both"/>
        <w:rPr>
          <w:rFonts w:ascii="Calibri" w:hAnsi="Calibri" w:eastAsia="Calibri" w:cs="Calibri"/>
        </w:rPr>
      </w:pPr>
      <w:r w:rsidRPr="08000378">
        <w:rPr>
          <w:rFonts w:ascii="Calibri" w:hAnsi="Calibri" w:eastAsia="Calibri" w:cs="Calibri"/>
          <w:b/>
          <w:bCs/>
        </w:rPr>
        <w:t>Name:</w:t>
      </w:r>
      <w:r w:rsidRPr="08000378">
        <w:rPr>
          <w:rFonts w:ascii="Calibri" w:hAnsi="Calibri" w:eastAsia="Calibri" w:cs="Calibri"/>
        </w:rPr>
        <w:t xml:space="preserve"> Register &amp; </w:t>
      </w:r>
      <w:proofErr w:type="spellStart"/>
      <w:r w:rsidRPr="08000378">
        <w:rPr>
          <w:rFonts w:ascii="Calibri" w:hAnsi="Calibri" w:eastAsia="Calibri" w:cs="Calibri"/>
        </w:rPr>
        <w:t>Authenticate</w:t>
      </w:r>
      <w:proofErr w:type="spellEnd"/>
      <w:r w:rsidRPr="08000378">
        <w:rPr>
          <w:rFonts w:ascii="Calibri" w:hAnsi="Calibri" w:eastAsia="Calibri" w:cs="Calibri"/>
        </w:rPr>
        <w:t>.</w:t>
      </w:r>
    </w:p>
    <w:p w:rsidRPr="00E90033" w:rsidR="754D1E28" w:rsidP="005E32BC" w:rsidRDefault="7914F762" w14:paraId="07E540C9" w14:textId="354C9EC6">
      <w:pPr>
        <w:pStyle w:val="ListParagraph"/>
        <w:numPr>
          <w:ilvl w:val="0"/>
          <w:numId w:val="15"/>
        </w:numPr>
        <w:spacing w:before="240" w:after="240"/>
        <w:jc w:val="both"/>
        <w:rPr>
          <w:rFonts w:ascii="Calibri" w:hAnsi="Calibri" w:eastAsia="Calibri" w:cs="Calibri"/>
          <w:lang w:val="en-CA"/>
        </w:rPr>
      </w:pPr>
      <w:r w:rsidRPr="00E90033">
        <w:rPr>
          <w:rFonts w:ascii="Calibri" w:hAnsi="Calibri" w:eastAsia="Calibri" w:cs="Calibri"/>
          <w:b/>
          <w:bCs/>
          <w:lang w:val="en-CA"/>
        </w:rPr>
        <w:t>Participating Actors:</w:t>
      </w:r>
      <w:r w:rsidRPr="00E90033">
        <w:rPr>
          <w:rFonts w:ascii="Calibri" w:hAnsi="Calibri" w:eastAsia="Calibri" w:cs="Calibri"/>
          <w:lang w:val="en-CA"/>
        </w:rPr>
        <w:t xml:space="preserve"> User, Helper (Primary).</w:t>
      </w:r>
    </w:p>
    <w:p w:rsidRPr="00E90033" w:rsidR="754D1E28" w:rsidP="005E32BC" w:rsidRDefault="7914F762" w14:paraId="6B1F598C" w14:textId="0C7B712B">
      <w:pPr>
        <w:pStyle w:val="ListParagraph"/>
        <w:numPr>
          <w:ilvl w:val="0"/>
          <w:numId w:val="15"/>
        </w:numPr>
        <w:spacing w:before="240" w:after="240"/>
        <w:jc w:val="both"/>
        <w:rPr>
          <w:rFonts w:ascii="Calibri" w:hAnsi="Calibri" w:eastAsia="Calibri" w:cs="Calibri"/>
          <w:lang w:val="en-CA"/>
        </w:rPr>
      </w:pPr>
      <w:r w:rsidRPr="00E90033">
        <w:rPr>
          <w:rFonts w:ascii="Calibri" w:hAnsi="Calibri" w:eastAsia="Calibri" w:cs="Calibri"/>
          <w:b/>
          <w:bCs/>
          <w:lang w:val="en-CA"/>
        </w:rPr>
        <w:t>Entry Conditions:</w:t>
      </w:r>
      <w:r w:rsidRPr="00E90033">
        <w:rPr>
          <w:rFonts w:ascii="Calibri" w:hAnsi="Calibri" w:eastAsia="Calibri" w:cs="Calibri"/>
          <w:lang w:val="en-CA"/>
        </w:rPr>
        <w:t xml:space="preserve"> The actor accesses the platform and has a valid email or a third-party OAuth account (Google).</w:t>
      </w:r>
    </w:p>
    <w:p w:rsidRPr="00E90033" w:rsidR="754D1E28" w:rsidP="005E32BC" w:rsidRDefault="7914F762" w14:paraId="1D1894E0" w14:textId="3F015B65">
      <w:pPr>
        <w:pStyle w:val="ListParagraph"/>
        <w:numPr>
          <w:ilvl w:val="0"/>
          <w:numId w:val="15"/>
        </w:numPr>
        <w:spacing w:before="240" w:after="240"/>
        <w:jc w:val="both"/>
        <w:rPr>
          <w:rFonts w:ascii="Calibri" w:hAnsi="Calibri" w:eastAsia="Calibri" w:cs="Calibri"/>
          <w:lang w:val="en-CA"/>
        </w:rPr>
      </w:pPr>
      <w:r w:rsidRPr="00E90033">
        <w:rPr>
          <w:rFonts w:ascii="Calibri" w:hAnsi="Calibri" w:eastAsia="Calibri" w:cs="Calibri"/>
          <w:b/>
          <w:bCs/>
          <w:lang w:val="en-CA"/>
        </w:rPr>
        <w:t>Exit Conditions:</w:t>
      </w:r>
      <w:r w:rsidRPr="00E90033">
        <w:rPr>
          <w:rFonts w:ascii="Calibri" w:hAnsi="Calibri" w:eastAsia="Calibri" w:cs="Calibri"/>
          <w:lang w:val="en-CA"/>
        </w:rPr>
        <w:t xml:space="preserve"> A new account is created, and the actor is authenticated with a specific role (User or Helper).</w:t>
      </w:r>
    </w:p>
    <w:p w:rsidR="754D1E28" w:rsidP="005E32BC" w:rsidRDefault="7914F762" w14:paraId="13E936C5" w14:textId="1130828C">
      <w:pPr>
        <w:pStyle w:val="ListParagraph"/>
        <w:numPr>
          <w:ilvl w:val="0"/>
          <w:numId w:val="15"/>
        </w:numPr>
        <w:spacing w:before="240" w:after="240"/>
        <w:jc w:val="both"/>
        <w:rPr>
          <w:rFonts w:ascii="Calibri" w:hAnsi="Calibri" w:eastAsia="Calibri" w:cs="Calibri"/>
        </w:rPr>
      </w:pPr>
      <w:r w:rsidRPr="00E90033">
        <w:rPr>
          <w:rFonts w:ascii="Calibri" w:hAnsi="Calibri" w:eastAsia="Calibri" w:cs="Calibri"/>
          <w:b/>
          <w:bCs/>
          <w:lang w:val="en-CA"/>
        </w:rPr>
        <w:t>Flow of Events:</w:t>
      </w:r>
      <w:r w:rsidRPr="00E90033">
        <w:rPr>
          <w:rFonts w:ascii="Calibri" w:hAnsi="Calibri" w:eastAsia="Calibri" w:cs="Calibri"/>
          <w:lang w:val="en-CA"/>
        </w:rPr>
        <w:t xml:space="preserve"> 1. Actor selects the registration method (Email or Google OAuth). 2. Actor chooses the profile type: "User" or "Helper". 3. System validates credentials and creates the account. </w:t>
      </w:r>
      <w:r w:rsidRPr="08000378">
        <w:rPr>
          <w:rFonts w:ascii="Calibri" w:hAnsi="Calibri" w:eastAsia="Calibri" w:cs="Calibri"/>
        </w:rPr>
        <w:t xml:space="preserve">4. </w:t>
      </w:r>
      <w:proofErr w:type="spellStart"/>
      <w:r w:rsidRPr="08000378">
        <w:rPr>
          <w:rFonts w:ascii="Calibri" w:hAnsi="Calibri" w:eastAsia="Calibri" w:cs="Calibri"/>
        </w:rPr>
        <w:t>System</w:t>
      </w:r>
      <w:proofErr w:type="spellEnd"/>
      <w:r w:rsidRPr="08000378">
        <w:rPr>
          <w:rFonts w:ascii="Calibri" w:hAnsi="Calibri" w:eastAsia="Calibri" w:cs="Calibri"/>
        </w:rPr>
        <w:t xml:space="preserve"> </w:t>
      </w:r>
      <w:proofErr w:type="spellStart"/>
      <w:r w:rsidRPr="08000378">
        <w:rPr>
          <w:rFonts w:ascii="Calibri" w:hAnsi="Calibri" w:eastAsia="Calibri" w:cs="Calibri"/>
        </w:rPr>
        <w:t>redirects</w:t>
      </w:r>
      <w:proofErr w:type="spellEnd"/>
      <w:r w:rsidRPr="08000378">
        <w:rPr>
          <w:rFonts w:ascii="Calibri" w:hAnsi="Calibri" w:eastAsia="Calibri" w:cs="Calibri"/>
        </w:rPr>
        <w:t xml:space="preserve"> </w:t>
      </w:r>
      <w:proofErr w:type="spellStart"/>
      <w:r w:rsidRPr="08000378">
        <w:rPr>
          <w:rFonts w:ascii="Calibri" w:hAnsi="Calibri" w:eastAsia="Calibri" w:cs="Calibri"/>
        </w:rPr>
        <w:t>the</w:t>
      </w:r>
      <w:proofErr w:type="spellEnd"/>
      <w:r w:rsidRPr="08000378">
        <w:rPr>
          <w:rFonts w:ascii="Calibri" w:hAnsi="Calibri" w:eastAsia="Calibri" w:cs="Calibri"/>
        </w:rPr>
        <w:t xml:space="preserve"> actor </w:t>
      </w:r>
      <w:proofErr w:type="spellStart"/>
      <w:r w:rsidRPr="08000378">
        <w:rPr>
          <w:rFonts w:ascii="Calibri" w:hAnsi="Calibri" w:eastAsia="Calibri" w:cs="Calibri"/>
        </w:rPr>
        <w:t>to</w:t>
      </w:r>
      <w:proofErr w:type="spellEnd"/>
      <w:r w:rsidRPr="08000378">
        <w:rPr>
          <w:rFonts w:ascii="Calibri" w:hAnsi="Calibri" w:eastAsia="Calibri" w:cs="Calibri"/>
        </w:rPr>
        <w:t xml:space="preserve"> </w:t>
      </w:r>
      <w:proofErr w:type="spellStart"/>
      <w:r w:rsidRPr="08000378">
        <w:rPr>
          <w:rFonts w:ascii="Calibri" w:hAnsi="Calibri" w:eastAsia="Calibri" w:cs="Calibri"/>
        </w:rPr>
        <w:t>their</w:t>
      </w:r>
      <w:proofErr w:type="spellEnd"/>
      <w:r w:rsidRPr="08000378">
        <w:rPr>
          <w:rFonts w:ascii="Calibri" w:hAnsi="Calibri" w:eastAsia="Calibri" w:cs="Calibri"/>
        </w:rPr>
        <w:t xml:space="preserve"> </w:t>
      </w:r>
      <w:proofErr w:type="spellStart"/>
      <w:r w:rsidRPr="08000378">
        <w:rPr>
          <w:rFonts w:ascii="Calibri" w:hAnsi="Calibri" w:eastAsia="Calibri" w:cs="Calibri"/>
        </w:rPr>
        <w:t>dashboard</w:t>
      </w:r>
      <w:proofErr w:type="spellEnd"/>
      <w:r w:rsidRPr="08000378">
        <w:rPr>
          <w:rFonts w:ascii="Calibri" w:hAnsi="Calibri" w:eastAsia="Calibri" w:cs="Calibri"/>
        </w:rPr>
        <w:t>.</w:t>
      </w:r>
    </w:p>
    <w:p w:rsidRPr="00E90033" w:rsidR="754D1E28" w:rsidP="005E32BC" w:rsidRDefault="7914F762" w14:paraId="5A9C3864" w14:textId="38DBBACB">
      <w:pPr>
        <w:pStyle w:val="ListParagraph"/>
        <w:numPr>
          <w:ilvl w:val="0"/>
          <w:numId w:val="15"/>
        </w:numPr>
        <w:spacing w:before="240" w:after="240"/>
        <w:jc w:val="both"/>
        <w:rPr>
          <w:rFonts w:ascii="Calibri" w:hAnsi="Calibri" w:eastAsia="Calibri" w:cs="Calibri"/>
          <w:lang w:val="en-CA"/>
        </w:rPr>
      </w:pPr>
      <w:r w:rsidRPr="00E90033">
        <w:rPr>
          <w:rFonts w:ascii="Calibri" w:hAnsi="Calibri" w:eastAsia="Calibri" w:cs="Calibri"/>
          <w:b/>
          <w:bCs/>
          <w:lang w:val="en-CA"/>
        </w:rPr>
        <w:t>Special Requirements:</w:t>
      </w:r>
      <w:r w:rsidRPr="00E90033">
        <w:rPr>
          <w:rFonts w:ascii="Calibri" w:hAnsi="Calibri" w:eastAsia="Calibri" w:cs="Calibri"/>
          <w:lang w:val="en-CA"/>
        </w:rPr>
        <w:t xml:space="preserve"> Integration with third-party OAuth providers must be secure.</w:t>
      </w:r>
    </w:p>
    <w:p w:rsidR="754D1E28" w:rsidP="0012514A" w:rsidRDefault="77B2E113" w14:paraId="7FDE2515" w14:textId="3422C991">
      <w:pPr>
        <w:pStyle w:val="Heading3"/>
        <w:spacing w:before="319" w:after="319"/>
        <w:jc w:val="both"/>
        <w:rPr>
          <w:rFonts w:ascii="Calibri" w:hAnsi="Calibri" w:eastAsia="Calibri" w:cs="Calibri"/>
          <w:b/>
          <w:i/>
          <w:color w:val="auto"/>
        </w:rPr>
      </w:pPr>
      <w:bookmarkStart w:name="_Toc220106754" w:id="23"/>
      <w:r w:rsidRPr="096F073F">
        <w:rPr>
          <w:rFonts w:ascii="Calibri" w:hAnsi="Calibri" w:eastAsia="Calibri" w:cs="Calibri"/>
          <w:b/>
          <w:bCs/>
          <w:i/>
          <w:iCs/>
          <w:color w:val="auto"/>
        </w:rPr>
        <w:t>5.</w:t>
      </w:r>
      <w:r w:rsidRPr="08000378" w:rsidR="7914F762">
        <w:rPr>
          <w:rFonts w:ascii="Calibri" w:hAnsi="Calibri" w:eastAsia="Calibri" w:cs="Calibri"/>
          <w:b/>
          <w:bCs/>
          <w:i/>
          <w:iCs/>
          <w:color w:val="auto"/>
        </w:rPr>
        <w:t xml:space="preserve">2 UC2: </w:t>
      </w:r>
      <w:proofErr w:type="spellStart"/>
      <w:r w:rsidRPr="08000378" w:rsidR="7914F762">
        <w:rPr>
          <w:rFonts w:ascii="Calibri" w:hAnsi="Calibri" w:eastAsia="Calibri" w:cs="Calibri"/>
          <w:b/>
          <w:bCs/>
          <w:i/>
          <w:iCs/>
          <w:color w:val="auto"/>
        </w:rPr>
        <w:t>Manage</w:t>
      </w:r>
      <w:proofErr w:type="spellEnd"/>
      <w:r w:rsidRPr="08000378" w:rsidR="7914F762">
        <w:rPr>
          <w:rFonts w:ascii="Calibri" w:hAnsi="Calibri" w:eastAsia="Calibri" w:cs="Calibri"/>
          <w:b/>
          <w:bCs/>
          <w:i/>
          <w:iCs/>
          <w:color w:val="auto"/>
        </w:rPr>
        <w:t xml:space="preserve"> Helper </w:t>
      </w:r>
      <w:proofErr w:type="spellStart"/>
      <w:r w:rsidRPr="08000378" w:rsidR="7914F762">
        <w:rPr>
          <w:rFonts w:ascii="Calibri" w:hAnsi="Calibri" w:eastAsia="Calibri" w:cs="Calibri"/>
          <w:b/>
          <w:bCs/>
          <w:i/>
          <w:iCs/>
          <w:color w:val="auto"/>
        </w:rPr>
        <w:t>Profile</w:t>
      </w:r>
      <w:proofErr w:type="spellEnd"/>
      <w:r w:rsidRPr="08000378" w:rsidR="7914F762">
        <w:rPr>
          <w:rFonts w:ascii="Calibri" w:hAnsi="Calibri" w:eastAsia="Calibri" w:cs="Calibri"/>
          <w:b/>
          <w:bCs/>
          <w:i/>
          <w:iCs/>
          <w:color w:val="auto"/>
        </w:rPr>
        <w:t xml:space="preserve"> &amp; Rates</w:t>
      </w:r>
      <w:bookmarkEnd w:id="23"/>
    </w:p>
    <w:p w:rsidRPr="00E90033" w:rsidR="754D1E28" w:rsidP="005E32BC" w:rsidRDefault="7914F762" w14:paraId="3842CE26" w14:textId="65ACA0E0">
      <w:pPr>
        <w:pStyle w:val="ListParagraph"/>
        <w:numPr>
          <w:ilvl w:val="0"/>
          <w:numId w:val="3"/>
        </w:numPr>
        <w:spacing w:before="240" w:after="240"/>
        <w:jc w:val="both"/>
        <w:rPr>
          <w:rFonts w:ascii="Calibri" w:hAnsi="Calibri" w:eastAsia="Calibri" w:cs="Calibri"/>
          <w:lang w:val="en-CA"/>
        </w:rPr>
      </w:pPr>
      <w:r w:rsidRPr="00E90033">
        <w:rPr>
          <w:rFonts w:ascii="Calibri" w:hAnsi="Calibri" w:eastAsia="Calibri" w:cs="Calibri"/>
          <w:b/>
          <w:bCs/>
          <w:lang w:val="en-CA"/>
        </w:rPr>
        <w:t>Name:</w:t>
      </w:r>
      <w:r w:rsidRPr="00E90033">
        <w:rPr>
          <w:rFonts w:ascii="Calibri" w:hAnsi="Calibri" w:eastAsia="Calibri" w:cs="Calibri"/>
          <w:lang w:val="en-CA"/>
        </w:rPr>
        <w:t xml:space="preserve"> Manage Helper Profile &amp; Rates.</w:t>
      </w:r>
    </w:p>
    <w:p w:rsidR="754D1E28" w:rsidP="005E32BC" w:rsidRDefault="7914F762" w14:paraId="747532FE" w14:textId="7695AEC5">
      <w:pPr>
        <w:pStyle w:val="ListParagraph"/>
        <w:numPr>
          <w:ilvl w:val="0"/>
          <w:numId w:val="3"/>
        </w:numPr>
        <w:spacing w:before="240" w:after="240"/>
        <w:jc w:val="both"/>
        <w:rPr>
          <w:rFonts w:ascii="Calibri" w:hAnsi="Calibri" w:eastAsia="Calibri" w:cs="Calibri"/>
        </w:rPr>
      </w:pPr>
      <w:proofErr w:type="spellStart"/>
      <w:r w:rsidRPr="08000378">
        <w:rPr>
          <w:rFonts w:ascii="Calibri" w:hAnsi="Calibri" w:eastAsia="Calibri" w:cs="Calibri"/>
          <w:b/>
          <w:bCs/>
        </w:rPr>
        <w:t>Participating</w:t>
      </w:r>
      <w:proofErr w:type="spellEnd"/>
      <w:r w:rsidRPr="08000378">
        <w:rPr>
          <w:rFonts w:ascii="Calibri" w:hAnsi="Calibri" w:eastAsia="Calibri" w:cs="Calibri"/>
          <w:b/>
          <w:bCs/>
        </w:rPr>
        <w:t xml:space="preserve"> </w:t>
      </w:r>
      <w:proofErr w:type="spellStart"/>
      <w:r w:rsidRPr="08000378">
        <w:rPr>
          <w:rFonts w:ascii="Calibri" w:hAnsi="Calibri" w:eastAsia="Calibri" w:cs="Calibri"/>
          <w:b/>
          <w:bCs/>
        </w:rPr>
        <w:t>Actors</w:t>
      </w:r>
      <w:proofErr w:type="spellEnd"/>
      <w:r w:rsidRPr="08000378">
        <w:rPr>
          <w:rFonts w:ascii="Calibri" w:hAnsi="Calibri" w:eastAsia="Calibri" w:cs="Calibri"/>
          <w:b/>
          <w:bCs/>
        </w:rPr>
        <w:t>:</w:t>
      </w:r>
      <w:r w:rsidRPr="08000378">
        <w:rPr>
          <w:rFonts w:ascii="Calibri" w:hAnsi="Calibri" w:eastAsia="Calibri" w:cs="Calibri"/>
        </w:rPr>
        <w:t xml:space="preserve"> Helper (</w:t>
      </w:r>
      <w:proofErr w:type="spellStart"/>
      <w:r w:rsidRPr="08000378">
        <w:rPr>
          <w:rFonts w:ascii="Calibri" w:hAnsi="Calibri" w:eastAsia="Calibri" w:cs="Calibri"/>
        </w:rPr>
        <w:t>Primary</w:t>
      </w:r>
      <w:proofErr w:type="spellEnd"/>
      <w:r w:rsidRPr="08000378">
        <w:rPr>
          <w:rFonts w:ascii="Calibri" w:hAnsi="Calibri" w:eastAsia="Calibri" w:cs="Calibri"/>
        </w:rPr>
        <w:t>).</w:t>
      </w:r>
    </w:p>
    <w:p w:rsidRPr="00E90033" w:rsidR="754D1E28" w:rsidP="005E32BC" w:rsidRDefault="7914F762" w14:paraId="491141BD" w14:textId="5D218BB1">
      <w:pPr>
        <w:pStyle w:val="ListParagraph"/>
        <w:numPr>
          <w:ilvl w:val="0"/>
          <w:numId w:val="3"/>
        </w:numPr>
        <w:spacing w:before="240" w:after="240"/>
        <w:jc w:val="both"/>
        <w:rPr>
          <w:rFonts w:ascii="Calibri" w:hAnsi="Calibri" w:eastAsia="Calibri" w:cs="Calibri"/>
          <w:lang w:val="en-CA"/>
        </w:rPr>
      </w:pPr>
      <w:r w:rsidRPr="00E90033">
        <w:rPr>
          <w:rFonts w:ascii="Calibri" w:hAnsi="Calibri" w:eastAsia="Calibri" w:cs="Calibri"/>
          <w:b/>
          <w:bCs/>
          <w:lang w:val="en-CA"/>
        </w:rPr>
        <w:t>Entry Conditions:</w:t>
      </w:r>
      <w:r w:rsidRPr="00E90033">
        <w:rPr>
          <w:rFonts w:ascii="Calibri" w:hAnsi="Calibri" w:eastAsia="Calibri" w:cs="Calibri"/>
          <w:lang w:val="en-CA"/>
        </w:rPr>
        <w:t xml:space="preserve"> Helper is authenticated and accesses the profile settings.</w:t>
      </w:r>
    </w:p>
    <w:p w:rsidRPr="00E90033" w:rsidR="754D1E28" w:rsidP="005E32BC" w:rsidRDefault="7914F762" w14:paraId="41238978" w14:textId="3CB3110E">
      <w:pPr>
        <w:pStyle w:val="ListParagraph"/>
        <w:numPr>
          <w:ilvl w:val="0"/>
          <w:numId w:val="3"/>
        </w:numPr>
        <w:spacing w:before="240" w:after="240"/>
        <w:jc w:val="both"/>
        <w:rPr>
          <w:rFonts w:ascii="Calibri" w:hAnsi="Calibri" w:eastAsia="Calibri" w:cs="Calibri"/>
          <w:lang w:val="en-CA"/>
        </w:rPr>
      </w:pPr>
      <w:r w:rsidRPr="00E90033">
        <w:rPr>
          <w:rFonts w:ascii="Calibri" w:hAnsi="Calibri" w:eastAsia="Calibri" w:cs="Calibri"/>
          <w:b/>
          <w:bCs/>
          <w:lang w:val="en-CA"/>
        </w:rPr>
        <w:t>Exit Conditions:</w:t>
      </w:r>
      <w:r w:rsidRPr="00E90033">
        <w:rPr>
          <w:rFonts w:ascii="Calibri" w:hAnsi="Calibri" w:eastAsia="Calibri" w:cs="Calibri"/>
          <w:lang w:val="en-CA"/>
        </w:rPr>
        <w:t xml:space="preserve"> Helper profile is updated with professional details and rates.</w:t>
      </w:r>
    </w:p>
    <w:p w:rsidR="754D1E28" w:rsidP="005E32BC" w:rsidRDefault="7914F762" w14:paraId="6D5C2E3A" w14:textId="028AE83B">
      <w:pPr>
        <w:pStyle w:val="ListParagraph"/>
        <w:numPr>
          <w:ilvl w:val="0"/>
          <w:numId w:val="3"/>
        </w:numPr>
        <w:spacing w:before="240" w:after="240"/>
        <w:jc w:val="both"/>
        <w:rPr>
          <w:rFonts w:ascii="Calibri" w:hAnsi="Calibri" w:eastAsia="Calibri" w:cs="Calibri"/>
        </w:rPr>
      </w:pPr>
      <w:r w:rsidRPr="00E90033">
        <w:rPr>
          <w:rFonts w:ascii="Calibri" w:hAnsi="Calibri" w:eastAsia="Calibri" w:cs="Calibri"/>
          <w:b/>
          <w:bCs/>
          <w:lang w:val="en-CA"/>
        </w:rPr>
        <w:t>Flow of Events:</w:t>
      </w:r>
      <w:r w:rsidRPr="00E90033">
        <w:rPr>
          <w:rFonts w:ascii="Calibri" w:hAnsi="Calibri" w:eastAsia="Calibri" w:cs="Calibri"/>
          <w:lang w:val="en-CA"/>
        </w:rPr>
        <w:t xml:space="preserve"> 1. Helper enters professional headlines and years of experience. 2. Helper selects category specializations (e.g., Home Appliances). 3. Helper sets hourly or fixed rates and lists languages spoken. </w:t>
      </w:r>
      <w:r w:rsidRPr="08000378">
        <w:rPr>
          <w:rFonts w:ascii="Calibri" w:hAnsi="Calibri" w:eastAsia="Calibri" w:cs="Calibri"/>
        </w:rPr>
        <w:t xml:space="preserve">4. </w:t>
      </w:r>
      <w:proofErr w:type="spellStart"/>
      <w:r w:rsidRPr="08000378">
        <w:rPr>
          <w:rFonts w:ascii="Calibri" w:hAnsi="Calibri" w:eastAsia="Calibri" w:cs="Calibri"/>
        </w:rPr>
        <w:t>System</w:t>
      </w:r>
      <w:proofErr w:type="spellEnd"/>
      <w:r w:rsidRPr="08000378">
        <w:rPr>
          <w:rFonts w:ascii="Calibri" w:hAnsi="Calibri" w:eastAsia="Calibri" w:cs="Calibri"/>
        </w:rPr>
        <w:t xml:space="preserve"> </w:t>
      </w:r>
      <w:proofErr w:type="spellStart"/>
      <w:r w:rsidRPr="08000378">
        <w:rPr>
          <w:rFonts w:ascii="Calibri" w:hAnsi="Calibri" w:eastAsia="Calibri" w:cs="Calibri"/>
        </w:rPr>
        <w:t>saves</w:t>
      </w:r>
      <w:proofErr w:type="spellEnd"/>
      <w:r w:rsidRPr="08000378">
        <w:rPr>
          <w:rFonts w:ascii="Calibri" w:hAnsi="Calibri" w:eastAsia="Calibri" w:cs="Calibri"/>
        </w:rPr>
        <w:t xml:space="preserve"> </w:t>
      </w:r>
      <w:proofErr w:type="spellStart"/>
      <w:r w:rsidRPr="08000378">
        <w:rPr>
          <w:rFonts w:ascii="Calibri" w:hAnsi="Calibri" w:eastAsia="Calibri" w:cs="Calibri"/>
        </w:rPr>
        <w:t>the</w:t>
      </w:r>
      <w:proofErr w:type="spellEnd"/>
      <w:r w:rsidRPr="08000378">
        <w:rPr>
          <w:rFonts w:ascii="Calibri" w:hAnsi="Calibri" w:eastAsia="Calibri" w:cs="Calibri"/>
        </w:rPr>
        <w:t xml:space="preserve"> </w:t>
      </w:r>
      <w:proofErr w:type="spellStart"/>
      <w:r w:rsidRPr="08000378">
        <w:rPr>
          <w:rFonts w:ascii="Calibri" w:hAnsi="Calibri" w:eastAsia="Calibri" w:cs="Calibri"/>
        </w:rPr>
        <w:t>updated</w:t>
      </w:r>
      <w:proofErr w:type="spellEnd"/>
      <w:r w:rsidRPr="08000378">
        <w:rPr>
          <w:rFonts w:ascii="Calibri" w:hAnsi="Calibri" w:eastAsia="Calibri" w:cs="Calibri"/>
        </w:rPr>
        <w:t xml:space="preserve"> </w:t>
      </w:r>
      <w:proofErr w:type="spellStart"/>
      <w:r w:rsidRPr="08000378">
        <w:rPr>
          <w:rFonts w:ascii="Calibri" w:hAnsi="Calibri" w:eastAsia="Calibri" w:cs="Calibri"/>
        </w:rPr>
        <w:t>information</w:t>
      </w:r>
      <w:proofErr w:type="spellEnd"/>
      <w:r w:rsidRPr="08000378">
        <w:rPr>
          <w:rFonts w:ascii="Calibri" w:hAnsi="Calibri" w:eastAsia="Calibri" w:cs="Calibri"/>
        </w:rPr>
        <w:t>.</w:t>
      </w:r>
    </w:p>
    <w:p w:rsidR="754D1E28" w:rsidP="005E32BC" w:rsidRDefault="7914F762" w14:paraId="20E11DB4" w14:textId="64CD142C">
      <w:pPr>
        <w:pStyle w:val="ListParagraph"/>
        <w:numPr>
          <w:ilvl w:val="0"/>
          <w:numId w:val="3"/>
        </w:numPr>
        <w:spacing w:before="240" w:after="240"/>
        <w:jc w:val="both"/>
        <w:rPr>
          <w:rFonts w:ascii="Calibri" w:hAnsi="Calibri" w:eastAsia="Calibri" w:cs="Calibri"/>
        </w:rPr>
      </w:pPr>
      <w:r w:rsidRPr="08000378">
        <w:rPr>
          <w:rFonts w:ascii="Calibri" w:hAnsi="Calibri" w:eastAsia="Calibri" w:cs="Calibri"/>
          <w:b/>
          <w:bCs/>
        </w:rPr>
        <w:t xml:space="preserve">Special </w:t>
      </w:r>
      <w:proofErr w:type="spellStart"/>
      <w:r w:rsidRPr="08000378">
        <w:rPr>
          <w:rFonts w:ascii="Calibri" w:hAnsi="Calibri" w:eastAsia="Calibri" w:cs="Calibri"/>
          <w:b/>
          <w:bCs/>
        </w:rPr>
        <w:t>Requirements</w:t>
      </w:r>
      <w:proofErr w:type="spellEnd"/>
      <w:r w:rsidRPr="08000378">
        <w:rPr>
          <w:rFonts w:ascii="Calibri" w:hAnsi="Calibri" w:eastAsia="Calibri" w:cs="Calibri"/>
          <w:b/>
          <w:bCs/>
        </w:rPr>
        <w:t>:</w:t>
      </w:r>
      <w:r w:rsidRPr="08000378">
        <w:rPr>
          <w:rFonts w:ascii="Calibri" w:hAnsi="Calibri" w:eastAsia="Calibri" w:cs="Calibri"/>
        </w:rPr>
        <w:t xml:space="preserve"> </w:t>
      </w:r>
      <w:proofErr w:type="spellStart"/>
      <w:r w:rsidRPr="08000378">
        <w:rPr>
          <w:rFonts w:ascii="Calibri" w:hAnsi="Calibri" w:eastAsia="Calibri" w:cs="Calibri"/>
        </w:rPr>
        <w:t>None</w:t>
      </w:r>
      <w:proofErr w:type="spellEnd"/>
      <w:r w:rsidRPr="08000378">
        <w:rPr>
          <w:rFonts w:ascii="Calibri" w:hAnsi="Calibri" w:eastAsia="Calibri" w:cs="Calibri"/>
        </w:rPr>
        <w:t>.</w:t>
      </w:r>
    </w:p>
    <w:p w:rsidR="754D1E28" w:rsidP="0012514A" w:rsidRDefault="192008AE" w14:paraId="0F1E3236" w14:textId="386FBA91">
      <w:pPr>
        <w:pStyle w:val="Heading3"/>
        <w:spacing w:before="319" w:after="319"/>
        <w:jc w:val="both"/>
        <w:rPr>
          <w:rFonts w:ascii="Calibri" w:hAnsi="Calibri" w:eastAsia="Calibri" w:cs="Calibri"/>
          <w:b/>
          <w:i/>
          <w:color w:val="auto"/>
        </w:rPr>
      </w:pPr>
      <w:bookmarkStart w:name="_Toc220106755" w:id="24"/>
      <w:r w:rsidRPr="096F073F">
        <w:rPr>
          <w:rFonts w:ascii="Calibri" w:hAnsi="Calibri" w:eastAsia="Calibri" w:cs="Calibri"/>
          <w:b/>
          <w:bCs/>
          <w:i/>
          <w:iCs/>
          <w:color w:val="auto"/>
        </w:rPr>
        <w:t>5.</w:t>
      </w:r>
      <w:r w:rsidRPr="08000378" w:rsidR="7914F762">
        <w:rPr>
          <w:rFonts w:ascii="Calibri" w:hAnsi="Calibri" w:eastAsia="Calibri" w:cs="Calibri"/>
          <w:b/>
          <w:bCs/>
          <w:i/>
          <w:iCs/>
          <w:color w:val="auto"/>
        </w:rPr>
        <w:t xml:space="preserve">3 UC3: </w:t>
      </w:r>
      <w:proofErr w:type="spellStart"/>
      <w:r w:rsidRPr="08000378" w:rsidR="7914F762">
        <w:rPr>
          <w:rFonts w:ascii="Calibri" w:hAnsi="Calibri" w:eastAsia="Calibri" w:cs="Calibri"/>
          <w:b/>
          <w:bCs/>
          <w:i/>
          <w:iCs/>
          <w:color w:val="auto"/>
        </w:rPr>
        <w:t>Manage</w:t>
      </w:r>
      <w:proofErr w:type="spellEnd"/>
      <w:r w:rsidRPr="08000378" w:rsidR="7914F762">
        <w:rPr>
          <w:rFonts w:ascii="Calibri" w:hAnsi="Calibri" w:eastAsia="Calibri" w:cs="Calibri"/>
          <w:b/>
          <w:bCs/>
          <w:i/>
          <w:iCs/>
          <w:color w:val="auto"/>
        </w:rPr>
        <w:t xml:space="preserve"> </w:t>
      </w:r>
      <w:proofErr w:type="spellStart"/>
      <w:r w:rsidRPr="08000378" w:rsidR="7914F762">
        <w:rPr>
          <w:rFonts w:ascii="Calibri" w:hAnsi="Calibri" w:eastAsia="Calibri" w:cs="Calibri"/>
          <w:b/>
          <w:bCs/>
          <w:i/>
          <w:iCs/>
          <w:color w:val="auto"/>
        </w:rPr>
        <w:t>User</w:t>
      </w:r>
      <w:proofErr w:type="spellEnd"/>
      <w:r w:rsidRPr="08000378" w:rsidR="7914F762">
        <w:rPr>
          <w:rFonts w:ascii="Calibri" w:hAnsi="Calibri" w:eastAsia="Calibri" w:cs="Calibri"/>
          <w:b/>
          <w:bCs/>
          <w:i/>
          <w:iCs/>
          <w:color w:val="auto"/>
        </w:rPr>
        <w:t xml:space="preserve"> </w:t>
      </w:r>
      <w:proofErr w:type="spellStart"/>
      <w:r w:rsidRPr="08000378" w:rsidR="7914F762">
        <w:rPr>
          <w:rFonts w:ascii="Calibri" w:hAnsi="Calibri" w:eastAsia="Calibri" w:cs="Calibri"/>
          <w:b/>
          <w:bCs/>
          <w:i/>
          <w:iCs/>
          <w:color w:val="auto"/>
        </w:rPr>
        <w:t>Profile</w:t>
      </w:r>
      <w:proofErr w:type="spellEnd"/>
      <w:r w:rsidRPr="08000378" w:rsidR="7914F762">
        <w:rPr>
          <w:rFonts w:ascii="Calibri" w:hAnsi="Calibri" w:eastAsia="Calibri" w:cs="Calibri"/>
          <w:b/>
          <w:bCs/>
          <w:i/>
          <w:iCs/>
          <w:color w:val="auto"/>
        </w:rPr>
        <w:t xml:space="preserve"> &amp; Payment</w:t>
      </w:r>
      <w:bookmarkEnd w:id="24"/>
    </w:p>
    <w:p w:rsidRPr="00E90033" w:rsidR="754D1E28" w:rsidP="005E32BC" w:rsidRDefault="7914F762" w14:paraId="049C5168" w14:textId="46C83EDD">
      <w:pPr>
        <w:pStyle w:val="ListParagraph"/>
        <w:numPr>
          <w:ilvl w:val="0"/>
          <w:numId w:val="5"/>
        </w:numPr>
        <w:spacing w:before="240" w:after="240"/>
        <w:jc w:val="both"/>
        <w:rPr>
          <w:rFonts w:ascii="Calibri" w:hAnsi="Calibri" w:eastAsia="Calibri" w:cs="Calibri"/>
          <w:lang w:val="en-CA"/>
        </w:rPr>
      </w:pPr>
      <w:r w:rsidRPr="00E90033">
        <w:rPr>
          <w:rFonts w:ascii="Calibri" w:hAnsi="Calibri" w:eastAsia="Calibri" w:cs="Calibri"/>
          <w:b/>
          <w:bCs/>
          <w:lang w:val="en-CA"/>
        </w:rPr>
        <w:t>Name:</w:t>
      </w:r>
      <w:r w:rsidRPr="00E90033">
        <w:rPr>
          <w:rFonts w:ascii="Calibri" w:hAnsi="Calibri" w:eastAsia="Calibri" w:cs="Calibri"/>
          <w:lang w:val="en-CA"/>
        </w:rPr>
        <w:t xml:space="preserve"> Manage User Profile &amp; Payment.</w:t>
      </w:r>
    </w:p>
    <w:p w:rsidRPr="00E90033" w:rsidR="754D1E28" w:rsidP="005E32BC" w:rsidRDefault="7914F762" w14:paraId="6DDDAB49" w14:textId="64A45CCA">
      <w:pPr>
        <w:pStyle w:val="ListParagraph"/>
        <w:numPr>
          <w:ilvl w:val="0"/>
          <w:numId w:val="5"/>
        </w:numPr>
        <w:spacing w:before="240" w:after="240"/>
        <w:jc w:val="both"/>
        <w:rPr>
          <w:rFonts w:ascii="Calibri" w:hAnsi="Calibri" w:eastAsia="Calibri" w:cs="Calibri"/>
          <w:lang w:val="en-CA"/>
        </w:rPr>
      </w:pPr>
      <w:r w:rsidRPr="00E90033">
        <w:rPr>
          <w:rFonts w:ascii="Calibri" w:hAnsi="Calibri" w:eastAsia="Calibri" w:cs="Calibri"/>
          <w:b/>
          <w:bCs/>
          <w:lang w:val="en-CA"/>
        </w:rPr>
        <w:t>Participating Actors:</w:t>
      </w:r>
      <w:r w:rsidRPr="00E90033">
        <w:rPr>
          <w:rFonts w:ascii="Calibri" w:hAnsi="Calibri" w:eastAsia="Calibri" w:cs="Calibri"/>
          <w:lang w:val="en-CA"/>
        </w:rPr>
        <w:t xml:space="preserve"> User (Primary), Stripe API (Supporting).</w:t>
      </w:r>
    </w:p>
    <w:p w:rsidRPr="00E90033" w:rsidR="754D1E28" w:rsidP="005E32BC" w:rsidRDefault="7914F762" w14:paraId="5EA7BEEE" w14:textId="6C1D3C1C">
      <w:pPr>
        <w:pStyle w:val="ListParagraph"/>
        <w:numPr>
          <w:ilvl w:val="0"/>
          <w:numId w:val="5"/>
        </w:numPr>
        <w:spacing w:before="240" w:after="240"/>
        <w:jc w:val="both"/>
        <w:rPr>
          <w:rFonts w:ascii="Calibri" w:hAnsi="Calibri" w:eastAsia="Calibri" w:cs="Calibri"/>
          <w:lang w:val="en-CA"/>
        </w:rPr>
      </w:pPr>
      <w:r w:rsidRPr="00E90033">
        <w:rPr>
          <w:rFonts w:ascii="Calibri" w:hAnsi="Calibri" w:eastAsia="Calibri" w:cs="Calibri"/>
          <w:b/>
          <w:bCs/>
          <w:lang w:val="en-CA"/>
        </w:rPr>
        <w:t>Entry Conditions:</w:t>
      </w:r>
      <w:r w:rsidRPr="00E90033">
        <w:rPr>
          <w:rFonts w:ascii="Calibri" w:hAnsi="Calibri" w:eastAsia="Calibri" w:cs="Calibri"/>
          <w:lang w:val="en-CA"/>
        </w:rPr>
        <w:t xml:space="preserve"> User is authenticated and has a valid payment method.</w:t>
      </w:r>
    </w:p>
    <w:p w:rsidRPr="00E90033" w:rsidR="754D1E28" w:rsidP="005E32BC" w:rsidRDefault="7914F762" w14:paraId="718D8B1D" w14:textId="618D346F">
      <w:pPr>
        <w:pStyle w:val="ListParagraph"/>
        <w:numPr>
          <w:ilvl w:val="0"/>
          <w:numId w:val="5"/>
        </w:numPr>
        <w:spacing w:before="240" w:after="240"/>
        <w:jc w:val="both"/>
        <w:rPr>
          <w:rFonts w:ascii="Calibri" w:hAnsi="Calibri" w:eastAsia="Calibri" w:cs="Calibri"/>
          <w:lang w:val="en-CA"/>
        </w:rPr>
      </w:pPr>
      <w:r w:rsidRPr="00E90033">
        <w:rPr>
          <w:rFonts w:ascii="Calibri" w:hAnsi="Calibri" w:eastAsia="Calibri" w:cs="Calibri"/>
          <w:b/>
          <w:bCs/>
          <w:lang w:val="en-CA"/>
        </w:rPr>
        <w:t>Exit Conditions:</w:t>
      </w:r>
      <w:r w:rsidRPr="00E90033">
        <w:rPr>
          <w:rFonts w:ascii="Calibri" w:hAnsi="Calibri" w:eastAsia="Calibri" w:cs="Calibri"/>
          <w:lang w:val="en-CA"/>
        </w:rPr>
        <w:t xml:space="preserve"> User profile and payment information are securely stored.</w:t>
      </w:r>
    </w:p>
    <w:p w:rsidRPr="00E90033" w:rsidR="754D1E28" w:rsidP="005E32BC" w:rsidRDefault="7914F762" w14:paraId="180B5DC3" w14:textId="656A9C1F">
      <w:pPr>
        <w:pStyle w:val="ListParagraph"/>
        <w:numPr>
          <w:ilvl w:val="0"/>
          <w:numId w:val="5"/>
        </w:numPr>
        <w:spacing w:before="240" w:after="240"/>
        <w:jc w:val="both"/>
        <w:rPr>
          <w:rFonts w:ascii="Calibri" w:hAnsi="Calibri" w:eastAsia="Calibri" w:cs="Calibri"/>
          <w:lang w:val="en-CA"/>
        </w:rPr>
      </w:pPr>
      <w:r w:rsidRPr="00E90033">
        <w:rPr>
          <w:rFonts w:ascii="Calibri" w:hAnsi="Calibri" w:eastAsia="Calibri" w:cs="Calibri"/>
          <w:b/>
          <w:bCs/>
          <w:lang w:val="en-CA"/>
        </w:rPr>
        <w:t>Flow of Events:</w:t>
      </w:r>
      <w:r w:rsidRPr="00E90033">
        <w:rPr>
          <w:rFonts w:ascii="Calibri" w:hAnsi="Calibri" w:eastAsia="Calibri" w:cs="Calibri"/>
          <w:lang w:val="en-CA"/>
        </w:rPr>
        <w:t xml:space="preserve"> 1. User updates personal profile data. 2. User enters payment information (Stripe). 3. System securely tokenizes the payment data via Stripe API. 4. System confirms the successful update to the User.</w:t>
      </w:r>
    </w:p>
    <w:p w:rsidRPr="00E90033" w:rsidR="754D1E28" w:rsidP="005E32BC" w:rsidRDefault="7914F762" w14:paraId="6409412E" w14:textId="01FC2E63">
      <w:pPr>
        <w:pStyle w:val="ListParagraph"/>
        <w:numPr>
          <w:ilvl w:val="0"/>
          <w:numId w:val="5"/>
        </w:numPr>
        <w:spacing w:before="240" w:after="240"/>
        <w:jc w:val="both"/>
        <w:rPr>
          <w:rFonts w:ascii="Calibri" w:hAnsi="Calibri" w:eastAsia="Calibri" w:cs="Calibri"/>
          <w:lang w:val="en-CA"/>
        </w:rPr>
      </w:pPr>
      <w:r w:rsidRPr="00E90033">
        <w:rPr>
          <w:rFonts w:ascii="Calibri" w:hAnsi="Calibri" w:eastAsia="Calibri" w:cs="Calibri"/>
          <w:b/>
          <w:bCs/>
          <w:lang w:val="en-CA"/>
        </w:rPr>
        <w:t>Special Requirements:</w:t>
      </w:r>
      <w:r w:rsidRPr="00E90033">
        <w:rPr>
          <w:rFonts w:ascii="Calibri" w:hAnsi="Calibri" w:eastAsia="Calibri" w:cs="Calibri"/>
          <w:lang w:val="en-CA"/>
        </w:rPr>
        <w:t xml:space="preserve"> Adherence to PCI-DSS standards for payment security.</w:t>
      </w:r>
    </w:p>
    <w:p w:rsidR="754D1E28" w:rsidP="0012514A" w:rsidRDefault="7F81B9B9" w14:paraId="7E614237" w14:textId="43FAAE15">
      <w:pPr>
        <w:pStyle w:val="Heading3"/>
        <w:spacing w:before="319" w:after="319"/>
        <w:jc w:val="both"/>
        <w:rPr>
          <w:rFonts w:ascii="Calibri" w:hAnsi="Calibri" w:eastAsia="Calibri" w:cs="Calibri"/>
          <w:b/>
          <w:i/>
          <w:color w:val="auto"/>
        </w:rPr>
      </w:pPr>
      <w:bookmarkStart w:name="_Toc220106756" w:id="25"/>
      <w:r w:rsidRPr="104B3967">
        <w:rPr>
          <w:rFonts w:ascii="Calibri" w:hAnsi="Calibri" w:eastAsia="Calibri" w:cs="Calibri"/>
          <w:b/>
          <w:bCs/>
          <w:i/>
          <w:iCs/>
          <w:color w:val="auto"/>
        </w:rPr>
        <w:t>5.</w:t>
      </w:r>
      <w:r w:rsidRPr="08000378" w:rsidR="7914F762">
        <w:rPr>
          <w:rFonts w:ascii="Calibri" w:hAnsi="Calibri" w:eastAsia="Calibri" w:cs="Calibri"/>
          <w:b/>
          <w:i/>
          <w:color w:val="auto"/>
        </w:rPr>
        <w:t xml:space="preserve">4 UC4: Search &amp; Filter </w:t>
      </w:r>
      <w:proofErr w:type="spellStart"/>
      <w:r w:rsidRPr="08000378" w:rsidR="7914F762">
        <w:rPr>
          <w:rFonts w:ascii="Calibri" w:hAnsi="Calibri" w:eastAsia="Calibri" w:cs="Calibri"/>
          <w:b/>
          <w:i/>
          <w:color w:val="auto"/>
        </w:rPr>
        <w:t>Helpers</w:t>
      </w:r>
      <w:bookmarkEnd w:id="25"/>
      <w:proofErr w:type="spellEnd"/>
    </w:p>
    <w:p w:rsidR="754D1E28" w:rsidP="005E32BC" w:rsidRDefault="7914F762" w14:paraId="0390D920" w14:textId="46B51814">
      <w:pPr>
        <w:pStyle w:val="ListParagraph"/>
        <w:numPr>
          <w:ilvl w:val="0"/>
          <w:numId w:val="23"/>
        </w:numPr>
        <w:spacing w:before="240" w:after="240"/>
        <w:jc w:val="both"/>
        <w:rPr>
          <w:rFonts w:ascii="Calibri" w:hAnsi="Calibri" w:eastAsia="Calibri" w:cs="Calibri"/>
        </w:rPr>
      </w:pPr>
      <w:r w:rsidRPr="08000378">
        <w:rPr>
          <w:rFonts w:ascii="Calibri" w:hAnsi="Calibri" w:eastAsia="Calibri" w:cs="Calibri"/>
          <w:b/>
          <w:bCs/>
        </w:rPr>
        <w:t>Name:</w:t>
      </w:r>
      <w:r w:rsidRPr="08000378">
        <w:rPr>
          <w:rFonts w:ascii="Calibri" w:hAnsi="Calibri" w:eastAsia="Calibri" w:cs="Calibri"/>
        </w:rPr>
        <w:t xml:space="preserve"> Search &amp; Filter </w:t>
      </w:r>
      <w:proofErr w:type="spellStart"/>
      <w:r w:rsidRPr="08000378">
        <w:rPr>
          <w:rFonts w:ascii="Calibri" w:hAnsi="Calibri" w:eastAsia="Calibri" w:cs="Calibri"/>
        </w:rPr>
        <w:t>Helpers</w:t>
      </w:r>
      <w:proofErr w:type="spellEnd"/>
      <w:r w:rsidRPr="08000378">
        <w:rPr>
          <w:rFonts w:ascii="Calibri" w:hAnsi="Calibri" w:eastAsia="Calibri" w:cs="Calibri"/>
        </w:rPr>
        <w:t>.</w:t>
      </w:r>
    </w:p>
    <w:p w:rsidRPr="00E90033" w:rsidR="754D1E28" w:rsidP="005E32BC" w:rsidRDefault="7914F762" w14:paraId="5F964F37" w14:textId="60DAA192">
      <w:pPr>
        <w:pStyle w:val="ListParagraph"/>
        <w:numPr>
          <w:ilvl w:val="0"/>
          <w:numId w:val="23"/>
        </w:numPr>
        <w:spacing w:before="240" w:after="240"/>
        <w:jc w:val="both"/>
        <w:rPr>
          <w:rFonts w:ascii="Calibri" w:hAnsi="Calibri" w:eastAsia="Calibri" w:cs="Calibri"/>
          <w:lang w:val="en-CA"/>
        </w:rPr>
      </w:pPr>
      <w:r w:rsidRPr="00E90033">
        <w:rPr>
          <w:rFonts w:ascii="Calibri" w:hAnsi="Calibri" w:eastAsia="Calibri" w:cs="Calibri"/>
          <w:b/>
          <w:bCs/>
          <w:lang w:val="en-CA"/>
        </w:rPr>
        <w:t>Participating Actors:</w:t>
      </w:r>
      <w:r w:rsidRPr="00E90033">
        <w:rPr>
          <w:rFonts w:ascii="Calibri" w:hAnsi="Calibri" w:eastAsia="Calibri" w:cs="Calibri"/>
          <w:lang w:val="en-CA"/>
        </w:rPr>
        <w:t xml:space="preserve"> User (Primary), Helper (Supporting).</w:t>
      </w:r>
    </w:p>
    <w:p w:rsidRPr="00E90033" w:rsidR="754D1E28" w:rsidP="005E32BC" w:rsidRDefault="7914F762" w14:paraId="642D9C94" w14:textId="06F0C4B8">
      <w:pPr>
        <w:pStyle w:val="ListParagraph"/>
        <w:numPr>
          <w:ilvl w:val="0"/>
          <w:numId w:val="23"/>
        </w:numPr>
        <w:spacing w:before="240" w:after="240"/>
        <w:jc w:val="both"/>
        <w:rPr>
          <w:rFonts w:ascii="Calibri" w:hAnsi="Calibri" w:eastAsia="Calibri" w:cs="Calibri"/>
          <w:lang w:val="en-CA"/>
        </w:rPr>
      </w:pPr>
      <w:r w:rsidRPr="00E90033">
        <w:rPr>
          <w:rFonts w:ascii="Calibri" w:hAnsi="Calibri" w:eastAsia="Calibri" w:cs="Calibri"/>
          <w:b/>
          <w:bCs/>
          <w:lang w:val="en-CA"/>
        </w:rPr>
        <w:t>Entry Conditions:</w:t>
      </w:r>
      <w:r w:rsidRPr="00E90033">
        <w:rPr>
          <w:rFonts w:ascii="Calibri" w:hAnsi="Calibri" w:eastAsia="Calibri" w:cs="Calibri"/>
          <w:lang w:val="en-CA"/>
        </w:rPr>
        <w:t xml:space="preserve"> User accesses the search interface.</w:t>
      </w:r>
    </w:p>
    <w:p w:rsidRPr="00E90033" w:rsidR="754D1E28" w:rsidP="005E32BC" w:rsidRDefault="7914F762" w14:paraId="2B3ECB68" w14:textId="02BB280E">
      <w:pPr>
        <w:pStyle w:val="ListParagraph"/>
        <w:numPr>
          <w:ilvl w:val="0"/>
          <w:numId w:val="23"/>
        </w:numPr>
        <w:spacing w:before="240" w:after="240"/>
        <w:jc w:val="both"/>
        <w:rPr>
          <w:rFonts w:ascii="Calibri" w:hAnsi="Calibri" w:eastAsia="Calibri" w:cs="Calibri"/>
          <w:lang w:val="en-CA"/>
        </w:rPr>
      </w:pPr>
      <w:r w:rsidRPr="00E90033">
        <w:rPr>
          <w:rFonts w:ascii="Calibri" w:hAnsi="Calibri" w:eastAsia="Calibri" w:cs="Calibri"/>
          <w:b/>
          <w:bCs/>
          <w:lang w:val="en-CA"/>
        </w:rPr>
        <w:t>Exit Conditions:</w:t>
      </w:r>
      <w:r w:rsidRPr="00E90033">
        <w:rPr>
          <w:rFonts w:ascii="Calibri" w:hAnsi="Calibri" w:eastAsia="Calibri" w:cs="Calibri"/>
          <w:lang w:val="en-CA"/>
        </w:rPr>
        <w:t xml:space="preserve"> User views a prioritized list of available experts.</w:t>
      </w:r>
    </w:p>
    <w:p w:rsidRPr="00E90033" w:rsidR="754D1E28" w:rsidP="005E32BC" w:rsidRDefault="7914F762" w14:paraId="480A4234" w14:textId="0203DCB1">
      <w:pPr>
        <w:pStyle w:val="ListParagraph"/>
        <w:numPr>
          <w:ilvl w:val="0"/>
          <w:numId w:val="23"/>
        </w:numPr>
        <w:spacing w:before="240" w:after="240"/>
        <w:jc w:val="both"/>
        <w:rPr>
          <w:rFonts w:ascii="Calibri" w:hAnsi="Calibri" w:eastAsia="Calibri" w:cs="Calibri"/>
          <w:lang w:val="en-CA"/>
        </w:rPr>
      </w:pPr>
      <w:r w:rsidRPr="00E90033">
        <w:rPr>
          <w:rFonts w:ascii="Calibri" w:hAnsi="Calibri" w:eastAsia="Calibri" w:cs="Calibri"/>
          <w:b/>
          <w:bCs/>
          <w:lang w:val="en-CA"/>
        </w:rPr>
        <w:t>Flow of Events:</w:t>
      </w:r>
      <w:r w:rsidRPr="00E90033">
        <w:rPr>
          <w:rFonts w:ascii="Calibri" w:hAnsi="Calibri" w:eastAsia="Calibri" w:cs="Calibri"/>
          <w:lang w:val="en-CA"/>
        </w:rPr>
        <w:t xml:space="preserve"> 1. User applies filters (Category, Rating, Price, Language). 2. System queries the database and checks </w:t>
      </w:r>
      <w:r w:rsidRPr="17BA51BB" w:rsidR="476A4B8E">
        <w:rPr>
          <w:rFonts w:ascii="Calibri" w:hAnsi="Calibri" w:eastAsia="Calibri" w:cs="Calibri"/>
          <w:lang w:val="en-CA"/>
        </w:rPr>
        <w:t>th</w:t>
      </w:r>
      <w:r w:rsidRPr="17BA51BB">
        <w:rPr>
          <w:rFonts w:ascii="Calibri" w:hAnsi="Calibri" w:eastAsia="Calibri" w:cs="Calibri"/>
          <w:lang w:val="en-CA"/>
        </w:rPr>
        <w:t>e</w:t>
      </w:r>
      <w:r w:rsidRPr="00E90033">
        <w:rPr>
          <w:rFonts w:ascii="Calibri" w:hAnsi="Calibri" w:eastAsia="Calibri" w:cs="Calibri"/>
          <w:lang w:val="en-CA"/>
        </w:rPr>
        <w:t xml:space="preserve"> Helper availability. 3. System ranks Helpers based on ratings and response times. 4. System displays the results including average scores.</w:t>
      </w:r>
    </w:p>
    <w:p w:rsidRPr="00E90033" w:rsidR="754D1E28" w:rsidP="005E32BC" w:rsidRDefault="7914F762" w14:paraId="721F45A3" w14:textId="67832967">
      <w:pPr>
        <w:pStyle w:val="ListParagraph"/>
        <w:numPr>
          <w:ilvl w:val="0"/>
          <w:numId w:val="23"/>
        </w:numPr>
        <w:spacing w:before="240" w:after="240"/>
        <w:jc w:val="both"/>
        <w:rPr>
          <w:rFonts w:ascii="Calibri" w:hAnsi="Calibri" w:eastAsia="Calibri" w:cs="Calibri"/>
          <w:lang w:val="en-CA"/>
        </w:rPr>
      </w:pPr>
      <w:r w:rsidRPr="00E90033">
        <w:rPr>
          <w:rFonts w:ascii="Calibri" w:hAnsi="Calibri" w:eastAsia="Calibri" w:cs="Calibri"/>
          <w:b/>
          <w:bCs/>
          <w:lang w:val="en-CA"/>
        </w:rPr>
        <w:t>Special Requirements:</w:t>
      </w:r>
      <w:r w:rsidRPr="00E90033">
        <w:rPr>
          <w:rFonts w:ascii="Calibri" w:hAnsi="Calibri" w:eastAsia="Calibri" w:cs="Calibri"/>
          <w:lang w:val="en-CA"/>
        </w:rPr>
        <w:t xml:space="preserve"> Results must load in under 2 seconds (NFR 1.1).</w:t>
      </w:r>
    </w:p>
    <w:p w:rsidR="754D1E28" w:rsidP="0012514A" w:rsidRDefault="7914F762" w14:paraId="690F42CC" w14:textId="4FFBA3BC">
      <w:pPr>
        <w:pStyle w:val="Heading3"/>
        <w:spacing w:before="319" w:after="319"/>
        <w:jc w:val="both"/>
        <w:rPr>
          <w:rFonts w:ascii="Calibri" w:hAnsi="Calibri" w:eastAsia="Calibri" w:cs="Calibri"/>
          <w:b/>
          <w:i/>
          <w:color w:val="auto"/>
        </w:rPr>
      </w:pPr>
      <w:bookmarkStart w:name="_Toc220106757" w:id="26"/>
      <w:r w:rsidRPr="08000378">
        <w:rPr>
          <w:rFonts w:ascii="Calibri" w:hAnsi="Calibri" w:eastAsia="Calibri" w:cs="Calibri"/>
          <w:b/>
          <w:bCs/>
          <w:i/>
          <w:iCs/>
          <w:color w:val="auto"/>
        </w:rPr>
        <w:t>5.</w:t>
      </w:r>
      <w:r w:rsidRPr="104B3967" w:rsidR="2B1F8948">
        <w:rPr>
          <w:rFonts w:ascii="Calibri" w:hAnsi="Calibri" w:eastAsia="Calibri" w:cs="Calibri"/>
          <w:b/>
          <w:bCs/>
          <w:i/>
          <w:iCs/>
          <w:color w:val="auto"/>
        </w:rPr>
        <w:t>5</w:t>
      </w:r>
      <w:r w:rsidRPr="08000378">
        <w:rPr>
          <w:rFonts w:ascii="Calibri" w:hAnsi="Calibri" w:eastAsia="Calibri" w:cs="Calibri"/>
          <w:b/>
          <w:bCs/>
          <w:i/>
          <w:iCs/>
          <w:color w:val="auto"/>
        </w:rPr>
        <w:t xml:space="preserve"> UC5: </w:t>
      </w:r>
      <w:proofErr w:type="spellStart"/>
      <w:r w:rsidRPr="08000378">
        <w:rPr>
          <w:rFonts w:ascii="Calibri" w:hAnsi="Calibri" w:eastAsia="Calibri" w:cs="Calibri"/>
          <w:b/>
          <w:bCs/>
          <w:i/>
          <w:iCs/>
          <w:color w:val="auto"/>
        </w:rPr>
        <w:t>Initiate</w:t>
      </w:r>
      <w:proofErr w:type="spellEnd"/>
      <w:r w:rsidRPr="08000378">
        <w:rPr>
          <w:rFonts w:ascii="Calibri" w:hAnsi="Calibri" w:eastAsia="Calibri" w:cs="Calibri"/>
          <w:b/>
          <w:bCs/>
          <w:i/>
          <w:iCs/>
          <w:color w:val="auto"/>
        </w:rPr>
        <w:t xml:space="preserve"> Video Call &amp; Chat</w:t>
      </w:r>
      <w:bookmarkEnd w:id="26"/>
    </w:p>
    <w:p w:rsidRPr="00E90033" w:rsidR="754D1E28" w:rsidP="005E32BC" w:rsidRDefault="7914F762" w14:paraId="1BA71950" w14:textId="0E116A40">
      <w:pPr>
        <w:pStyle w:val="ListParagraph"/>
        <w:numPr>
          <w:ilvl w:val="0"/>
          <w:numId w:val="22"/>
        </w:numPr>
        <w:spacing w:before="240" w:after="240"/>
        <w:jc w:val="both"/>
        <w:rPr>
          <w:rFonts w:ascii="Calibri" w:hAnsi="Calibri" w:eastAsia="Calibri" w:cs="Calibri"/>
          <w:lang w:val="en-CA"/>
        </w:rPr>
      </w:pPr>
      <w:r w:rsidRPr="00E90033">
        <w:rPr>
          <w:rFonts w:ascii="Calibri" w:hAnsi="Calibri" w:eastAsia="Calibri" w:cs="Calibri"/>
          <w:b/>
          <w:bCs/>
          <w:lang w:val="en-CA"/>
        </w:rPr>
        <w:t>Name:</w:t>
      </w:r>
      <w:r w:rsidRPr="00E90033">
        <w:rPr>
          <w:rFonts w:ascii="Calibri" w:hAnsi="Calibri" w:eastAsia="Calibri" w:cs="Calibri"/>
          <w:lang w:val="en-CA"/>
        </w:rPr>
        <w:t xml:space="preserve"> Initiate Video Call &amp; Chat.</w:t>
      </w:r>
    </w:p>
    <w:p w:rsidRPr="00E90033" w:rsidR="754D1E28" w:rsidP="005E32BC" w:rsidRDefault="7914F762" w14:paraId="11836754" w14:textId="7549B518">
      <w:pPr>
        <w:pStyle w:val="ListParagraph"/>
        <w:numPr>
          <w:ilvl w:val="0"/>
          <w:numId w:val="22"/>
        </w:numPr>
        <w:spacing w:before="240" w:after="240"/>
        <w:jc w:val="both"/>
        <w:rPr>
          <w:rFonts w:ascii="Calibri" w:hAnsi="Calibri" w:eastAsia="Calibri" w:cs="Calibri"/>
          <w:lang w:val="en-CA"/>
        </w:rPr>
      </w:pPr>
      <w:r w:rsidRPr="00E90033">
        <w:rPr>
          <w:rFonts w:ascii="Calibri" w:hAnsi="Calibri" w:eastAsia="Calibri" w:cs="Calibri"/>
          <w:b/>
          <w:bCs/>
          <w:lang w:val="en-CA"/>
        </w:rPr>
        <w:t>Participating Actors:</w:t>
      </w:r>
      <w:r w:rsidRPr="00E90033">
        <w:rPr>
          <w:rFonts w:ascii="Calibri" w:hAnsi="Calibri" w:eastAsia="Calibri" w:cs="Calibri"/>
          <w:lang w:val="en-CA"/>
        </w:rPr>
        <w:t xml:space="preserve"> User (Primary), Helper (Supporting).</w:t>
      </w:r>
    </w:p>
    <w:p w:rsidRPr="00E90033" w:rsidR="754D1E28" w:rsidP="005E32BC" w:rsidRDefault="7914F762" w14:paraId="085BF25D" w14:textId="10AD74D6">
      <w:pPr>
        <w:pStyle w:val="ListParagraph"/>
        <w:numPr>
          <w:ilvl w:val="0"/>
          <w:numId w:val="22"/>
        </w:numPr>
        <w:spacing w:before="240" w:after="240"/>
        <w:jc w:val="both"/>
        <w:rPr>
          <w:rFonts w:ascii="Calibri" w:hAnsi="Calibri" w:eastAsia="Calibri" w:cs="Calibri"/>
          <w:lang w:val="en-CA"/>
        </w:rPr>
      </w:pPr>
      <w:r w:rsidRPr="00E90033">
        <w:rPr>
          <w:rFonts w:ascii="Calibri" w:hAnsi="Calibri" w:eastAsia="Calibri" w:cs="Calibri"/>
          <w:b/>
          <w:bCs/>
          <w:lang w:val="en-CA"/>
        </w:rPr>
        <w:t>Entry Conditions:</w:t>
      </w:r>
      <w:r w:rsidRPr="00E90033">
        <w:rPr>
          <w:rFonts w:ascii="Calibri" w:hAnsi="Calibri" w:eastAsia="Calibri" w:cs="Calibri"/>
          <w:lang w:val="en-CA"/>
        </w:rPr>
        <w:t xml:space="preserve"> User has selected an online Helper and has sufficient funds or a valid payment method.</w:t>
      </w:r>
    </w:p>
    <w:p w:rsidRPr="00E90033" w:rsidR="754D1E28" w:rsidP="005E32BC" w:rsidRDefault="7914F762" w14:paraId="63D583A9" w14:textId="35ABE63A">
      <w:pPr>
        <w:pStyle w:val="ListParagraph"/>
        <w:numPr>
          <w:ilvl w:val="0"/>
          <w:numId w:val="22"/>
        </w:numPr>
        <w:spacing w:before="240" w:after="240"/>
        <w:jc w:val="both"/>
        <w:rPr>
          <w:rFonts w:ascii="Calibri" w:hAnsi="Calibri" w:eastAsia="Calibri" w:cs="Calibri"/>
          <w:lang w:val="en-CA"/>
        </w:rPr>
      </w:pPr>
      <w:r w:rsidRPr="00E90033">
        <w:rPr>
          <w:rFonts w:ascii="Calibri" w:hAnsi="Calibri" w:eastAsia="Calibri" w:cs="Calibri"/>
          <w:b/>
          <w:bCs/>
          <w:lang w:val="en-CA"/>
        </w:rPr>
        <w:t>Exit Conditions:</w:t>
      </w:r>
      <w:r w:rsidRPr="00E90033">
        <w:rPr>
          <w:rFonts w:ascii="Calibri" w:hAnsi="Calibri" w:eastAsia="Calibri" w:cs="Calibri"/>
          <w:lang w:val="en-CA"/>
        </w:rPr>
        <w:t xml:space="preserve"> A P2P video and audio session is established.</w:t>
      </w:r>
    </w:p>
    <w:p w:rsidR="754D1E28" w:rsidP="005E32BC" w:rsidRDefault="7914F762" w14:paraId="3FB95B77" w14:textId="4C2F6D72">
      <w:pPr>
        <w:pStyle w:val="ListParagraph"/>
        <w:numPr>
          <w:ilvl w:val="0"/>
          <w:numId w:val="22"/>
        </w:numPr>
        <w:spacing w:before="240" w:after="240"/>
        <w:jc w:val="both"/>
        <w:rPr>
          <w:rFonts w:ascii="Calibri" w:hAnsi="Calibri" w:eastAsia="Calibri" w:cs="Calibri"/>
        </w:rPr>
      </w:pPr>
      <w:r w:rsidRPr="00E90033">
        <w:rPr>
          <w:rFonts w:ascii="Calibri" w:hAnsi="Calibri" w:eastAsia="Calibri" w:cs="Calibri"/>
          <w:b/>
          <w:bCs/>
          <w:lang w:val="en-CA"/>
        </w:rPr>
        <w:t>Flow of Events:</w:t>
      </w:r>
      <w:r w:rsidRPr="00E90033">
        <w:rPr>
          <w:rFonts w:ascii="Calibri" w:hAnsi="Calibri" w:eastAsia="Calibri" w:cs="Calibri"/>
          <w:lang w:val="en-CA"/>
        </w:rPr>
        <w:t xml:space="preserve"> 1. User initiates the call request. 2. System establishes a peer-to-peer connection via WebRTC. 3. System opens a text-based chat for sharing technical data. </w:t>
      </w:r>
      <w:r w:rsidRPr="08000378">
        <w:rPr>
          <w:rFonts w:ascii="Calibri" w:hAnsi="Calibri" w:eastAsia="Calibri" w:cs="Calibri"/>
        </w:rPr>
        <w:t xml:space="preserve">4. </w:t>
      </w:r>
      <w:proofErr w:type="spellStart"/>
      <w:r w:rsidRPr="08000378">
        <w:rPr>
          <w:rFonts w:ascii="Calibri" w:hAnsi="Calibri" w:eastAsia="Calibri" w:cs="Calibri"/>
        </w:rPr>
        <w:t>System</w:t>
      </w:r>
      <w:proofErr w:type="spellEnd"/>
      <w:r w:rsidRPr="08000378">
        <w:rPr>
          <w:rFonts w:ascii="Calibri" w:hAnsi="Calibri" w:eastAsia="Calibri" w:cs="Calibri"/>
        </w:rPr>
        <w:t xml:space="preserve"> </w:t>
      </w:r>
      <w:proofErr w:type="spellStart"/>
      <w:r w:rsidRPr="08000378">
        <w:rPr>
          <w:rFonts w:ascii="Calibri" w:hAnsi="Calibri" w:eastAsia="Calibri" w:cs="Calibri"/>
        </w:rPr>
        <w:t>starts</w:t>
      </w:r>
      <w:proofErr w:type="spellEnd"/>
      <w:r w:rsidRPr="08000378">
        <w:rPr>
          <w:rFonts w:ascii="Calibri" w:hAnsi="Calibri" w:eastAsia="Calibri" w:cs="Calibri"/>
        </w:rPr>
        <w:t xml:space="preserve"> tracking </w:t>
      </w:r>
      <w:proofErr w:type="spellStart"/>
      <w:r w:rsidRPr="08000378">
        <w:rPr>
          <w:rFonts w:ascii="Calibri" w:hAnsi="Calibri" w:eastAsia="Calibri" w:cs="Calibri"/>
        </w:rPr>
        <w:t>session</w:t>
      </w:r>
      <w:proofErr w:type="spellEnd"/>
      <w:r w:rsidRPr="08000378">
        <w:rPr>
          <w:rFonts w:ascii="Calibri" w:hAnsi="Calibri" w:eastAsia="Calibri" w:cs="Calibri"/>
        </w:rPr>
        <w:t xml:space="preserve"> </w:t>
      </w:r>
      <w:proofErr w:type="spellStart"/>
      <w:r w:rsidRPr="08000378">
        <w:rPr>
          <w:rFonts w:ascii="Calibri" w:hAnsi="Calibri" w:eastAsia="Calibri" w:cs="Calibri"/>
        </w:rPr>
        <w:t>duration</w:t>
      </w:r>
      <w:proofErr w:type="spellEnd"/>
      <w:r w:rsidRPr="08000378">
        <w:rPr>
          <w:rFonts w:ascii="Calibri" w:hAnsi="Calibri" w:eastAsia="Calibri" w:cs="Calibri"/>
        </w:rPr>
        <w:t>.</w:t>
      </w:r>
    </w:p>
    <w:p w:rsidRPr="00E90033" w:rsidR="754D1E28" w:rsidP="005E32BC" w:rsidRDefault="7914F762" w14:paraId="10C7068C" w14:textId="1CFF467E">
      <w:pPr>
        <w:pStyle w:val="ListParagraph"/>
        <w:numPr>
          <w:ilvl w:val="0"/>
          <w:numId w:val="22"/>
        </w:numPr>
        <w:spacing w:before="240" w:after="240"/>
        <w:jc w:val="both"/>
        <w:rPr>
          <w:rFonts w:ascii="Calibri" w:hAnsi="Calibri" w:eastAsia="Calibri" w:cs="Calibri"/>
          <w:lang w:val="en-CA"/>
        </w:rPr>
      </w:pPr>
      <w:r w:rsidRPr="00E90033">
        <w:rPr>
          <w:rFonts w:ascii="Calibri" w:hAnsi="Calibri" w:eastAsia="Calibri" w:cs="Calibri"/>
          <w:b/>
          <w:bCs/>
          <w:lang w:val="en-CA"/>
        </w:rPr>
        <w:t>Special Requirements:</w:t>
      </w:r>
      <w:r w:rsidRPr="00E90033">
        <w:rPr>
          <w:rFonts w:ascii="Calibri" w:hAnsi="Calibri" w:eastAsia="Calibri" w:cs="Calibri"/>
          <w:lang w:val="en-CA"/>
        </w:rPr>
        <w:t xml:space="preserve"> High-quality video and low latency are required.</w:t>
      </w:r>
    </w:p>
    <w:p w:rsidRPr="00E90033" w:rsidR="754D1E28" w:rsidP="0012514A" w:rsidRDefault="0EC030C7" w14:paraId="4A730973" w14:textId="22106FEE">
      <w:pPr>
        <w:pStyle w:val="Heading3"/>
        <w:spacing w:before="319" w:after="319"/>
        <w:jc w:val="both"/>
        <w:rPr>
          <w:rFonts w:ascii="Calibri" w:hAnsi="Calibri" w:eastAsia="Calibri" w:cs="Calibri"/>
          <w:b/>
          <w:bCs/>
          <w:i/>
          <w:iCs/>
          <w:color w:val="auto"/>
          <w:lang w:val="en-CA"/>
        </w:rPr>
      </w:pPr>
      <w:bookmarkStart w:name="_Toc220106758" w:id="27"/>
      <w:r w:rsidRPr="104B3967">
        <w:rPr>
          <w:rFonts w:ascii="Calibri" w:hAnsi="Calibri" w:eastAsia="Calibri" w:cs="Calibri"/>
          <w:b/>
          <w:bCs/>
          <w:i/>
          <w:iCs/>
          <w:color w:val="auto"/>
          <w:lang w:val="en-CA"/>
        </w:rPr>
        <w:t>5.</w:t>
      </w:r>
      <w:r w:rsidRPr="00E90033" w:rsidR="7914F762">
        <w:rPr>
          <w:rFonts w:ascii="Calibri" w:hAnsi="Calibri" w:eastAsia="Calibri" w:cs="Calibri"/>
          <w:b/>
          <w:bCs/>
          <w:i/>
          <w:iCs/>
          <w:color w:val="auto"/>
          <w:lang w:val="en-CA"/>
        </w:rPr>
        <w:t>6 UC6: Manage Session Controls (Dual Control)</w:t>
      </w:r>
      <w:bookmarkEnd w:id="27"/>
    </w:p>
    <w:p w:rsidR="754D1E28" w:rsidP="005E32BC" w:rsidRDefault="7914F762" w14:paraId="2433C1DB" w14:textId="48B063CA">
      <w:pPr>
        <w:pStyle w:val="ListParagraph"/>
        <w:numPr>
          <w:ilvl w:val="0"/>
          <w:numId w:val="10"/>
        </w:numPr>
        <w:spacing w:before="240" w:after="240"/>
        <w:jc w:val="both"/>
        <w:rPr>
          <w:rFonts w:ascii="Calibri" w:hAnsi="Calibri" w:eastAsia="Calibri" w:cs="Calibri"/>
        </w:rPr>
      </w:pPr>
      <w:r w:rsidRPr="08000378">
        <w:rPr>
          <w:rFonts w:ascii="Calibri" w:hAnsi="Calibri" w:eastAsia="Calibri" w:cs="Calibri"/>
          <w:b/>
          <w:bCs/>
        </w:rPr>
        <w:t>Name:</w:t>
      </w:r>
      <w:r w:rsidRPr="08000378">
        <w:rPr>
          <w:rFonts w:ascii="Calibri" w:hAnsi="Calibri" w:eastAsia="Calibri" w:cs="Calibri"/>
        </w:rPr>
        <w:t xml:space="preserve"> </w:t>
      </w:r>
      <w:proofErr w:type="spellStart"/>
      <w:r w:rsidRPr="08000378">
        <w:rPr>
          <w:rFonts w:ascii="Calibri" w:hAnsi="Calibri" w:eastAsia="Calibri" w:cs="Calibri"/>
        </w:rPr>
        <w:t>Manage</w:t>
      </w:r>
      <w:proofErr w:type="spellEnd"/>
      <w:r w:rsidRPr="08000378">
        <w:rPr>
          <w:rFonts w:ascii="Calibri" w:hAnsi="Calibri" w:eastAsia="Calibri" w:cs="Calibri"/>
        </w:rPr>
        <w:t xml:space="preserve"> Session </w:t>
      </w:r>
      <w:proofErr w:type="spellStart"/>
      <w:r w:rsidRPr="08000378">
        <w:rPr>
          <w:rFonts w:ascii="Calibri" w:hAnsi="Calibri" w:eastAsia="Calibri" w:cs="Calibri"/>
        </w:rPr>
        <w:t>Controls</w:t>
      </w:r>
      <w:proofErr w:type="spellEnd"/>
      <w:r w:rsidRPr="08000378">
        <w:rPr>
          <w:rFonts w:ascii="Calibri" w:hAnsi="Calibri" w:eastAsia="Calibri" w:cs="Calibri"/>
        </w:rPr>
        <w:t>.</w:t>
      </w:r>
    </w:p>
    <w:p w:rsidRPr="00E90033" w:rsidR="754D1E28" w:rsidP="005E32BC" w:rsidRDefault="7914F762" w14:paraId="2B5C5912" w14:textId="16BDBF94">
      <w:pPr>
        <w:pStyle w:val="ListParagraph"/>
        <w:numPr>
          <w:ilvl w:val="0"/>
          <w:numId w:val="10"/>
        </w:numPr>
        <w:spacing w:before="240" w:after="240"/>
        <w:jc w:val="both"/>
        <w:rPr>
          <w:rFonts w:ascii="Calibri" w:hAnsi="Calibri" w:eastAsia="Calibri" w:cs="Calibri"/>
          <w:lang w:val="en-CA"/>
        </w:rPr>
      </w:pPr>
      <w:r w:rsidRPr="00E90033">
        <w:rPr>
          <w:rFonts w:ascii="Calibri" w:hAnsi="Calibri" w:eastAsia="Calibri" w:cs="Calibri"/>
          <w:b/>
          <w:bCs/>
          <w:lang w:val="en-CA"/>
        </w:rPr>
        <w:t>Participating Actors:</w:t>
      </w:r>
      <w:r w:rsidRPr="00E90033">
        <w:rPr>
          <w:rFonts w:ascii="Calibri" w:hAnsi="Calibri" w:eastAsia="Calibri" w:cs="Calibri"/>
          <w:lang w:val="en-CA"/>
        </w:rPr>
        <w:t xml:space="preserve"> User, Helper (Primary).</w:t>
      </w:r>
    </w:p>
    <w:p w:rsidRPr="00E90033" w:rsidR="754D1E28" w:rsidP="005E32BC" w:rsidRDefault="7914F762" w14:paraId="42BD4BF3" w14:textId="1CFCF250">
      <w:pPr>
        <w:pStyle w:val="ListParagraph"/>
        <w:numPr>
          <w:ilvl w:val="0"/>
          <w:numId w:val="10"/>
        </w:numPr>
        <w:spacing w:before="240" w:after="240"/>
        <w:jc w:val="both"/>
        <w:rPr>
          <w:rFonts w:ascii="Calibri" w:hAnsi="Calibri" w:eastAsia="Calibri" w:cs="Calibri"/>
          <w:lang w:val="en-CA"/>
        </w:rPr>
      </w:pPr>
      <w:r w:rsidRPr="00E90033">
        <w:rPr>
          <w:rFonts w:ascii="Calibri" w:hAnsi="Calibri" w:eastAsia="Calibri" w:cs="Calibri"/>
          <w:b/>
          <w:bCs/>
          <w:lang w:val="en-CA"/>
        </w:rPr>
        <w:t>Entry Conditions:</w:t>
      </w:r>
      <w:r w:rsidRPr="00E90033">
        <w:rPr>
          <w:rFonts w:ascii="Calibri" w:hAnsi="Calibri" w:eastAsia="Calibri" w:cs="Calibri"/>
          <w:lang w:val="en-CA"/>
        </w:rPr>
        <w:t xml:space="preserve"> A video session is currently active.</w:t>
      </w:r>
    </w:p>
    <w:p w:rsidRPr="00E90033" w:rsidR="754D1E28" w:rsidP="005E32BC" w:rsidRDefault="7914F762" w14:paraId="077C612A" w14:textId="387582DB">
      <w:pPr>
        <w:pStyle w:val="ListParagraph"/>
        <w:numPr>
          <w:ilvl w:val="0"/>
          <w:numId w:val="10"/>
        </w:numPr>
        <w:spacing w:before="240" w:after="240"/>
        <w:jc w:val="both"/>
        <w:rPr>
          <w:rFonts w:ascii="Calibri" w:hAnsi="Calibri" w:eastAsia="Calibri" w:cs="Calibri"/>
          <w:lang w:val="en-CA"/>
        </w:rPr>
      </w:pPr>
      <w:r w:rsidRPr="00E90033">
        <w:rPr>
          <w:rFonts w:ascii="Calibri" w:hAnsi="Calibri" w:eastAsia="Calibri" w:cs="Calibri"/>
          <w:b/>
          <w:bCs/>
          <w:lang w:val="en-CA"/>
        </w:rPr>
        <w:t>Exit Conditions:</w:t>
      </w:r>
      <w:r w:rsidRPr="00E90033">
        <w:rPr>
          <w:rFonts w:ascii="Calibri" w:hAnsi="Calibri" w:eastAsia="Calibri" w:cs="Calibri"/>
          <w:lang w:val="en-CA"/>
        </w:rPr>
        <w:t xml:space="preserve"> The media stream is muted or paused by one of the actors.</w:t>
      </w:r>
    </w:p>
    <w:p w:rsidR="754D1E28" w:rsidP="005E32BC" w:rsidRDefault="7914F762" w14:paraId="194A65C4" w14:textId="3260FD0F">
      <w:pPr>
        <w:pStyle w:val="ListParagraph"/>
        <w:numPr>
          <w:ilvl w:val="0"/>
          <w:numId w:val="10"/>
        </w:numPr>
        <w:spacing w:before="240" w:after="240"/>
        <w:jc w:val="both"/>
        <w:rPr>
          <w:rFonts w:ascii="Calibri" w:hAnsi="Calibri" w:eastAsia="Calibri" w:cs="Calibri"/>
        </w:rPr>
      </w:pPr>
      <w:r w:rsidRPr="69C90860" w:rsidR="7914F762">
        <w:rPr>
          <w:rFonts w:ascii="Calibri" w:hAnsi="Calibri" w:eastAsia="Calibri" w:cs="Calibri"/>
          <w:b w:val="1"/>
          <w:bCs w:val="1"/>
          <w:lang w:val="en-CA"/>
        </w:rPr>
        <w:t>Flow of Events:</w:t>
      </w:r>
      <w:r w:rsidRPr="69C90860" w:rsidR="7914F762">
        <w:rPr>
          <w:rFonts w:ascii="Calibri" w:hAnsi="Calibri" w:eastAsia="Calibri" w:cs="Calibri"/>
          <w:lang w:val="en-CA"/>
        </w:rPr>
        <w:t xml:space="preserve"> 1. An actor (User or Helper) selects the </w:t>
      </w:r>
      <w:r w:rsidRPr="69C90860" w:rsidR="7914F762">
        <w:rPr>
          <w:rFonts w:ascii="Calibri" w:hAnsi="Calibri" w:eastAsia="Calibri" w:cs="Calibri"/>
          <w:lang w:val="en-CA"/>
        </w:rPr>
        <w:t>mute</w:t>
      </w:r>
      <w:r w:rsidRPr="69C90860" w:rsidR="7914F762">
        <w:rPr>
          <w:rFonts w:ascii="Calibri" w:hAnsi="Calibri" w:eastAsia="Calibri" w:cs="Calibri"/>
          <w:lang w:val="en-CA"/>
        </w:rPr>
        <w:t xml:space="preserve"> or </w:t>
      </w:r>
      <w:r w:rsidRPr="69C90860" w:rsidR="7914F762">
        <w:rPr>
          <w:rFonts w:ascii="Calibri" w:hAnsi="Calibri" w:eastAsia="Calibri" w:cs="Calibri"/>
          <w:highlight w:val="yellow"/>
          <w:lang w:val="en-CA"/>
        </w:rPr>
        <w:t>pause</w:t>
      </w:r>
      <w:r w:rsidRPr="69C90860" w:rsidR="7914F762">
        <w:rPr>
          <w:rFonts w:ascii="Calibri" w:hAnsi="Calibri" w:eastAsia="Calibri" w:cs="Calibri"/>
          <w:lang w:val="en-CA"/>
        </w:rPr>
        <w:t xml:space="preserve"> option. 2. System </w:t>
      </w:r>
      <w:r w:rsidRPr="69C90860" w:rsidR="7914F762">
        <w:rPr>
          <w:rFonts w:ascii="Calibri" w:hAnsi="Calibri" w:eastAsia="Calibri" w:cs="Calibri"/>
          <w:lang w:val="en-CA"/>
        </w:rPr>
        <w:t>immediately</w:t>
      </w:r>
      <w:r w:rsidRPr="69C90860" w:rsidR="7914F762">
        <w:rPr>
          <w:rFonts w:ascii="Calibri" w:hAnsi="Calibri" w:eastAsia="Calibri" w:cs="Calibri"/>
          <w:lang w:val="en-CA"/>
        </w:rPr>
        <w:t xml:space="preserve"> stops the transmission of the respective stream. 3. System notifies the other party of the change. </w:t>
      </w:r>
      <w:r w:rsidRPr="69C90860" w:rsidR="7914F762">
        <w:rPr>
          <w:rFonts w:ascii="Calibri" w:hAnsi="Calibri" w:eastAsia="Calibri" w:cs="Calibri"/>
        </w:rPr>
        <w:t xml:space="preserve">4. </w:t>
      </w:r>
      <w:r w:rsidRPr="69C90860" w:rsidR="7914F762">
        <w:rPr>
          <w:rFonts w:ascii="Calibri" w:hAnsi="Calibri" w:eastAsia="Calibri" w:cs="Calibri"/>
        </w:rPr>
        <w:t>The</w:t>
      </w:r>
      <w:r w:rsidRPr="69C90860" w:rsidR="7914F762">
        <w:rPr>
          <w:rFonts w:ascii="Calibri" w:hAnsi="Calibri" w:eastAsia="Calibri" w:cs="Calibri"/>
        </w:rPr>
        <w:t xml:space="preserve"> actor can resume </w:t>
      </w:r>
      <w:r w:rsidRPr="69C90860" w:rsidR="7914F762">
        <w:rPr>
          <w:rFonts w:ascii="Calibri" w:hAnsi="Calibri" w:eastAsia="Calibri" w:cs="Calibri"/>
        </w:rPr>
        <w:t>the</w:t>
      </w:r>
      <w:r w:rsidRPr="69C90860" w:rsidR="7914F762">
        <w:rPr>
          <w:rFonts w:ascii="Calibri" w:hAnsi="Calibri" w:eastAsia="Calibri" w:cs="Calibri"/>
        </w:rPr>
        <w:t xml:space="preserve"> </w:t>
      </w:r>
      <w:r w:rsidRPr="69C90860" w:rsidR="7914F762">
        <w:rPr>
          <w:rFonts w:ascii="Calibri" w:hAnsi="Calibri" w:eastAsia="Calibri" w:cs="Calibri"/>
        </w:rPr>
        <w:t>stream</w:t>
      </w:r>
      <w:r w:rsidRPr="69C90860" w:rsidR="7914F762">
        <w:rPr>
          <w:rFonts w:ascii="Calibri" w:hAnsi="Calibri" w:eastAsia="Calibri" w:cs="Calibri"/>
        </w:rPr>
        <w:t xml:space="preserve"> at </w:t>
      </w:r>
      <w:r w:rsidRPr="69C90860" w:rsidR="7914F762">
        <w:rPr>
          <w:rFonts w:ascii="Calibri" w:hAnsi="Calibri" w:eastAsia="Calibri" w:cs="Calibri"/>
        </w:rPr>
        <w:t>any</w:t>
      </w:r>
      <w:r w:rsidRPr="69C90860" w:rsidR="7914F762">
        <w:rPr>
          <w:rFonts w:ascii="Calibri" w:hAnsi="Calibri" w:eastAsia="Calibri" w:cs="Calibri"/>
        </w:rPr>
        <w:t xml:space="preserve"> time.</w:t>
      </w:r>
    </w:p>
    <w:p w:rsidRPr="00E90033" w:rsidR="754D1E28" w:rsidP="005E32BC" w:rsidRDefault="7914F762" w14:paraId="7B5158F4" w14:textId="0BC27177">
      <w:pPr>
        <w:pStyle w:val="ListParagraph"/>
        <w:numPr>
          <w:ilvl w:val="0"/>
          <w:numId w:val="10"/>
        </w:numPr>
        <w:spacing w:before="240" w:after="240"/>
        <w:jc w:val="both"/>
        <w:rPr>
          <w:rFonts w:ascii="Calibri" w:hAnsi="Calibri" w:eastAsia="Calibri" w:cs="Calibri"/>
          <w:lang w:val="en-CA"/>
        </w:rPr>
      </w:pPr>
      <w:r w:rsidRPr="00E90033">
        <w:rPr>
          <w:rFonts w:ascii="Calibri" w:hAnsi="Calibri" w:eastAsia="Calibri" w:cs="Calibri"/>
          <w:b/>
          <w:bCs/>
          <w:lang w:val="en-CA"/>
        </w:rPr>
        <w:t>Special Requirements:</w:t>
      </w:r>
      <w:r w:rsidRPr="00E90033">
        <w:rPr>
          <w:rFonts w:ascii="Calibri" w:hAnsi="Calibri" w:eastAsia="Calibri" w:cs="Calibri"/>
          <w:lang w:val="en-CA"/>
        </w:rPr>
        <w:t xml:space="preserve"> Controls must be highly responsive to ensure privacy.</w:t>
      </w:r>
    </w:p>
    <w:p w:rsidRPr="00E90033" w:rsidR="754D1E28" w:rsidP="0012514A" w:rsidRDefault="599C2347" w14:paraId="5EB4B480" w14:textId="42B2CF6F">
      <w:pPr>
        <w:pStyle w:val="Heading3"/>
        <w:spacing w:before="281" w:after="281"/>
        <w:rPr>
          <w:rFonts w:ascii="Calibri" w:hAnsi="Calibri" w:eastAsia="Calibri" w:cs="Calibri"/>
          <w:b/>
          <w:i/>
          <w:color w:val="auto"/>
          <w:lang w:val="en-CA"/>
        </w:rPr>
      </w:pPr>
      <w:bookmarkStart w:name="_Toc220106759" w:id="28"/>
      <w:r w:rsidRPr="104B3967">
        <w:rPr>
          <w:rFonts w:ascii="Calibri" w:hAnsi="Calibri" w:eastAsia="Calibri" w:cs="Calibri"/>
          <w:b/>
          <w:bCs/>
          <w:i/>
          <w:iCs/>
          <w:color w:val="auto"/>
        </w:rPr>
        <w:t>5.</w:t>
      </w:r>
      <w:r w:rsidRPr="08000378" w:rsidR="7914F762">
        <w:rPr>
          <w:rFonts w:ascii="Calibri" w:hAnsi="Calibri" w:eastAsia="Calibri" w:cs="Calibri"/>
          <w:b/>
          <w:bCs/>
          <w:i/>
          <w:iCs/>
          <w:color w:val="auto"/>
        </w:rPr>
        <w:t xml:space="preserve">7 </w:t>
      </w:r>
      <w:r w:rsidRPr="212A813F" w:rsidR="7914F762">
        <w:rPr>
          <w:rFonts w:ascii="Calibri" w:hAnsi="Calibri" w:eastAsia="Calibri" w:cs="Calibri"/>
          <w:b/>
          <w:i/>
          <w:color w:val="auto"/>
        </w:rPr>
        <w:t xml:space="preserve">UC7: Process </w:t>
      </w:r>
      <w:proofErr w:type="spellStart"/>
      <w:r w:rsidRPr="212A813F" w:rsidR="090590E4">
        <w:rPr>
          <w:rFonts w:ascii="Calibri" w:hAnsi="Calibri" w:eastAsia="Calibri" w:cs="Calibri"/>
          <w:b/>
          <w:i/>
          <w:color w:val="auto"/>
        </w:rPr>
        <w:t>Automated</w:t>
      </w:r>
      <w:proofErr w:type="spellEnd"/>
      <w:r w:rsidRPr="212A813F" w:rsidR="7914F762">
        <w:rPr>
          <w:rFonts w:ascii="Calibri" w:hAnsi="Calibri" w:eastAsia="Calibri" w:cs="Calibri"/>
          <w:b/>
          <w:i/>
          <w:color w:val="auto"/>
        </w:rPr>
        <w:t xml:space="preserve"> Billing</w:t>
      </w:r>
      <w:bookmarkEnd w:id="28"/>
    </w:p>
    <w:p w:rsidR="754D1E28" w:rsidP="005E32BC" w:rsidRDefault="090590E4" w14:paraId="59B78358" w14:textId="45DAB84D">
      <w:pPr>
        <w:pStyle w:val="ListParagraph"/>
        <w:numPr>
          <w:ilvl w:val="0"/>
          <w:numId w:val="27"/>
        </w:numPr>
        <w:spacing w:before="240" w:after="240"/>
      </w:pPr>
      <w:r w:rsidRPr="606F9501">
        <w:rPr>
          <w:b/>
        </w:rPr>
        <w:t>Unique Name:</w:t>
      </w:r>
      <w:r w:rsidRPr="606F9501">
        <w:t xml:space="preserve"> Process Automated Billing.</w:t>
      </w:r>
    </w:p>
    <w:p w:rsidR="754D1E28" w:rsidP="005E32BC" w:rsidRDefault="090590E4" w14:paraId="7DED738C" w14:textId="319AF798">
      <w:pPr>
        <w:pStyle w:val="ListParagraph"/>
        <w:numPr>
          <w:ilvl w:val="0"/>
          <w:numId w:val="27"/>
        </w:numPr>
        <w:spacing w:before="240" w:after="240"/>
      </w:pPr>
      <w:r w:rsidRPr="606F9501">
        <w:rPr>
          <w:b/>
        </w:rPr>
        <w:t>Participating Actors:</w:t>
      </w:r>
      <w:r w:rsidRPr="606F9501">
        <w:t xml:space="preserve"> System (Primary), Stripe API (Supporting), User (Supporting).</w:t>
      </w:r>
    </w:p>
    <w:p w:rsidR="754D1E28" w:rsidP="005E32BC" w:rsidRDefault="090590E4" w14:paraId="10FD38AC" w14:textId="496A54AA">
      <w:pPr>
        <w:spacing w:before="240" w:after="240"/>
        <w:ind w:left="720"/>
      </w:pPr>
      <w:r w:rsidRPr="48F6A44C">
        <w:rPr>
          <w:b/>
          <w:lang w:val="en-US"/>
        </w:rPr>
        <w:t>Entry Conditions:</w:t>
      </w:r>
      <w:r w:rsidRPr="48F6A44C">
        <w:rPr>
          <w:lang w:val="en-US"/>
        </w:rPr>
        <w:t xml:space="preserve"> A video consultation session has been terminated.</w:t>
      </w:r>
      <w:r w:rsidRPr="48F6A44C" w:rsidR="3605B42B">
        <w:rPr>
          <w:lang w:val="en-US"/>
        </w:rPr>
        <w:t xml:space="preserve"> </w:t>
      </w:r>
      <w:r w:rsidRPr="606F9501">
        <w:t xml:space="preserve">Session </w:t>
      </w:r>
      <w:proofErr w:type="spellStart"/>
      <w:r w:rsidRPr="606F9501">
        <w:t>metadata</w:t>
      </w:r>
      <w:proofErr w:type="spellEnd"/>
      <w:r w:rsidRPr="606F9501">
        <w:t xml:space="preserve"> (</w:t>
      </w:r>
      <w:proofErr w:type="spellStart"/>
      <w:r w:rsidRPr="606F9501">
        <w:t>duration</w:t>
      </w:r>
      <w:proofErr w:type="spellEnd"/>
      <w:r w:rsidRPr="606F9501">
        <w:t xml:space="preserve"> and Helper </w:t>
      </w:r>
      <w:proofErr w:type="spellStart"/>
      <w:r w:rsidRPr="606F9501">
        <w:t>rate</w:t>
      </w:r>
      <w:proofErr w:type="spellEnd"/>
      <w:r w:rsidRPr="606F9501">
        <w:t xml:space="preserve">) has </w:t>
      </w:r>
      <w:proofErr w:type="spellStart"/>
      <w:r w:rsidRPr="606F9501">
        <w:t>been</w:t>
      </w:r>
      <w:proofErr w:type="spellEnd"/>
      <w:r w:rsidRPr="606F9501">
        <w:t xml:space="preserve"> </w:t>
      </w:r>
      <w:proofErr w:type="spellStart"/>
      <w:r w:rsidRPr="606F9501">
        <w:t>captured</w:t>
      </w:r>
      <w:proofErr w:type="spellEnd"/>
      <w:r w:rsidRPr="606F9501">
        <w:t>.</w:t>
      </w:r>
    </w:p>
    <w:p w:rsidRPr="00E90033" w:rsidR="754D1E28" w:rsidP="005E32BC" w:rsidRDefault="090590E4" w14:paraId="6DFC6A74" w14:textId="148D4DEA">
      <w:pPr>
        <w:pStyle w:val="ListParagraph"/>
        <w:numPr>
          <w:ilvl w:val="0"/>
          <w:numId w:val="27"/>
        </w:numPr>
        <w:spacing w:before="240" w:after="240"/>
      </w:pPr>
      <w:r w:rsidRPr="56C77743">
        <w:rPr>
          <w:b/>
        </w:rPr>
        <w:t>Exit Conditions:</w:t>
      </w:r>
      <w:r w:rsidRPr="56C77743">
        <w:t xml:space="preserve"> Total amount is charged to the User.</w:t>
      </w:r>
    </w:p>
    <w:p w:rsidR="754D1E28" w:rsidP="005E32BC" w:rsidRDefault="090590E4" w14:paraId="72329301" w14:textId="734D6CD8">
      <w:pPr>
        <w:pStyle w:val="ListParagraph"/>
        <w:numPr>
          <w:ilvl w:val="1"/>
          <w:numId w:val="27"/>
        </w:numPr>
        <w:spacing w:before="240" w:after="240"/>
      </w:pPr>
      <w:r w:rsidRPr="26278687">
        <w:t>Platform commission is calculated and retained by "I Can Fix It"</w:t>
      </w:r>
      <w:r w:rsidRPr="606F9501">
        <w:t>.</w:t>
      </w:r>
    </w:p>
    <w:p w:rsidR="754D1E28" w:rsidP="005E32BC" w:rsidRDefault="090590E4" w14:paraId="0284B353" w14:textId="0CEDD8E9">
      <w:pPr>
        <w:pStyle w:val="ListParagraph"/>
        <w:numPr>
          <w:ilvl w:val="1"/>
          <w:numId w:val="27"/>
        </w:numPr>
        <w:spacing w:before="240" w:after="240"/>
      </w:pPr>
      <w:r w:rsidRPr="606F9501">
        <w:t>Digital receipts are issued to both parties.</w:t>
      </w:r>
    </w:p>
    <w:p w:rsidR="754D1E28" w:rsidP="005E32BC" w:rsidRDefault="090590E4" w14:paraId="6654FA9E" w14:textId="16957C30">
      <w:pPr>
        <w:pStyle w:val="ListParagraph"/>
        <w:numPr>
          <w:ilvl w:val="0"/>
          <w:numId w:val="27"/>
        </w:numPr>
        <w:spacing w:before="240" w:after="240"/>
      </w:pPr>
      <w:r w:rsidRPr="606F9501">
        <w:rPr>
          <w:b/>
        </w:rPr>
        <w:t>Flow of Events:</w:t>
      </w:r>
      <w:r w:rsidRPr="606F9501">
        <w:t xml:space="preserve"> 1. The System calculates the total session duration based on start and end timestamps. 2. The System calculates the gross cost using the Helper’s hourly or fixed rate.</w:t>
      </w:r>
      <w:r w:rsidRPr="56C77743">
        <w:t xml:space="preserve"> 3. The System calculates the platform’s commission fee (percentage-based) to be deducted from the gross cost. 4. The System triggers a payme</w:t>
      </w:r>
      <w:r w:rsidRPr="606F9501">
        <w:t>nt request to the Stripe API for the total amount. 5. Stripe API processes the transaction and returns a success confirmation. 6. The System generates a digital receipt showing the total paid, the service fee, and the net payout.</w:t>
      </w:r>
    </w:p>
    <w:p w:rsidRPr="00E90033" w:rsidR="754D1E28" w:rsidP="005E32BC" w:rsidRDefault="090590E4" w14:paraId="4EA68D72" w14:textId="26DC3067">
      <w:pPr>
        <w:pStyle w:val="ListParagraph"/>
        <w:numPr>
          <w:ilvl w:val="0"/>
          <w:numId w:val="27"/>
        </w:numPr>
        <w:spacing w:before="240" w:after="240"/>
      </w:pPr>
      <w:r w:rsidRPr="606F9501">
        <w:rPr>
          <w:b/>
        </w:rPr>
        <w:t>Special Requirements:</w:t>
      </w:r>
      <w:r w:rsidRPr="606F9501">
        <w:t xml:space="preserve"> The calculation must be performed in real-time to ensure immediate billing upon hang-up.</w:t>
      </w:r>
    </w:p>
    <w:p w:rsidR="754D1E28" w:rsidP="0012514A" w:rsidRDefault="29F7CD93" w14:paraId="706DF772" w14:textId="1A5587E8">
      <w:pPr>
        <w:pStyle w:val="Heading3"/>
        <w:spacing w:before="319" w:after="319"/>
        <w:jc w:val="both"/>
        <w:rPr>
          <w:rFonts w:ascii="Calibri" w:hAnsi="Calibri" w:eastAsia="Calibri" w:cs="Calibri"/>
          <w:b/>
          <w:bCs/>
          <w:i/>
          <w:iCs/>
          <w:color w:val="auto"/>
        </w:rPr>
      </w:pPr>
      <w:bookmarkStart w:name="_Toc220106760" w:id="29"/>
      <w:r w:rsidRPr="104B3967">
        <w:rPr>
          <w:rFonts w:ascii="Calibri" w:hAnsi="Calibri" w:eastAsia="Calibri" w:cs="Calibri"/>
          <w:b/>
          <w:bCs/>
          <w:i/>
          <w:iCs/>
          <w:color w:val="auto"/>
        </w:rPr>
        <w:t>5.</w:t>
      </w:r>
      <w:r w:rsidRPr="08000378" w:rsidR="7914F762">
        <w:rPr>
          <w:rFonts w:ascii="Calibri" w:hAnsi="Calibri" w:eastAsia="Calibri" w:cs="Calibri"/>
          <w:b/>
          <w:bCs/>
          <w:i/>
          <w:iCs/>
          <w:color w:val="auto"/>
        </w:rPr>
        <w:t xml:space="preserve">8 UC8: Rate &amp; </w:t>
      </w:r>
      <w:proofErr w:type="spellStart"/>
      <w:r w:rsidRPr="08000378" w:rsidR="7914F762">
        <w:rPr>
          <w:rFonts w:ascii="Calibri" w:hAnsi="Calibri" w:eastAsia="Calibri" w:cs="Calibri"/>
          <w:b/>
          <w:bCs/>
          <w:i/>
          <w:iCs/>
          <w:color w:val="auto"/>
        </w:rPr>
        <w:t>Review</w:t>
      </w:r>
      <w:proofErr w:type="spellEnd"/>
      <w:r w:rsidRPr="08000378" w:rsidR="7914F762">
        <w:rPr>
          <w:rFonts w:ascii="Calibri" w:hAnsi="Calibri" w:eastAsia="Calibri" w:cs="Calibri"/>
          <w:b/>
          <w:bCs/>
          <w:i/>
          <w:iCs/>
          <w:color w:val="auto"/>
        </w:rPr>
        <w:t xml:space="preserve"> Helper</w:t>
      </w:r>
      <w:bookmarkEnd w:id="29"/>
    </w:p>
    <w:p w:rsidR="754D1E28" w:rsidP="005E32BC" w:rsidRDefault="7914F762" w14:paraId="137FEEF8" w14:textId="7A02AAFA">
      <w:pPr>
        <w:pStyle w:val="ListParagraph"/>
        <w:numPr>
          <w:ilvl w:val="0"/>
          <w:numId w:val="2"/>
        </w:numPr>
        <w:spacing w:before="240" w:after="240"/>
        <w:jc w:val="both"/>
        <w:rPr>
          <w:rFonts w:ascii="Calibri" w:hAnsi="Calibri" w:eastAsia="Calibri" w:cs="Calibri"/>
        </w:rPr>
      </w:pPr>
      <w:r w:rsidRPr="08000378">
        <w:rPr>
          <w:rFonts w:ascii="Calibri" w:hAnsi="Calibri" w:eastAsia="Calibri" w:cs="Calibri"/>
          <w:b/>
          <w:bCs/>
        </w:rPr>
        <w:t>Name:</w:t>
      </w:r>
      <w:r w:rsidRPr="08000378">
        <w:rPr>
          <w:rFonts w:ascii="Calibri" w:hAnsi="Calibri" w:eastAsia="Calibri" w:cs="Calibri"/>
        </w:rPr>
        <w:t xml:space="preserve"> Rate &amp; </w:t>
      </w:r>
      <w:proofErr w:type="spellStart"/>
      <w:r w:rsidRPr="08000378">
        <w:rPr>
          <w:rFonts w:ascii="Calibri" w:hAnsi="Calibri" w:eastAsia="Calibri" w:cs="Calibri"/>
        </w:rPr>
        <w:t>Review</w:t>
      </w:r>
      <w:proofErr w:type="spellEnd"/>
      <w:r w:rsidRPr="08000378">
        <w:rPr>
          <w:rFonts w:ascii="Calibri" w:hAnsi="Calibri" w:eastAsia="Calibri" w:cs="Calibri"/>
        </w:rPr>
        <w:t xml:space="preserve"> Helper.</w:t>
      </w:r>
    </w:p>
    <w:p w:rsidR="754D1E28" w:rsidP="005E32BC" w:rsidRDefault="7914F762" w14:paraId="56CAF27D" w14:textId="59CC7B22">
      <w:pPr>
        <w:pStyle w:val="ListParagraph"/>
        <w:numPr>
          <w:ilvl w:val="0"/>
          <w:numId w:val="2"/>
        </w:numPr>
        <w:spacing w:before="240" w:after="240"/>
        <w:jc w:val="both"/>
        <w:rPr>
          <w:rFonts w:ascii="Calibri" w:hAnsi="Calibri" w:eastAsia="Calibri" w:cs="Calibri"/>
        </w:rPr>
      </w:pPr>
      <w:proofErr w:type="spellStart"/>
      <w:r w:rsidRPr="08000378">
        <w:rPr>
          <w:rFonts w:ascii="Calibri" w:hAnsi="Calibri" w:eastAsia="Calibri" w:cs="Calibri"/>
          <w:b/>
          <w:bCs/>
        </w:rPr>
        <w:t>Participating</w:t>
      </w:r>
      <w:proofErr w:type="spellEnd"/>
      <w:r w:rsidRPr="08000378">
        <w:rPr>
          <w:rFonts w:ascii="Calibri" w:hAnsi="Calibri" w:eastAsia="Calibri" w:cs="Calibri"/>
          <w:b/>
          <w:bCs/>
        </w:rPr>
        <w:t xml:space="preserve"> </w:t>
      </w:r>
      <w:proofErr w:type="spellStart"/>
      <w:r w:rsidRPr="08000378">
        <w:rPr>
          <w:rFonts w:ascii="Calibri" w:hAnsi="Calibri" w:eastAsia="Calibri" w:cs="Calibri"/>
          <w:b/>
          <w:bCs/>
        </w:rPr>
        <w:t>Actors</w:t>
      </w:r>
      <w:proofErr w:type="spellEnd"/>
      <w:r w:rsidRPr="08000378">
        <w:rPr>
          <w:rFonts w:ascii="Calibri" w:hAnsi="Calibri" w:eastAsia="Calibri" w:cs="Calibri"/>
          <w:b/>
          <w:bCs/>
        </w:rPr>
        <w:t>:</w:t>
      </w:r>
      <w:r w:rsidRPr="08000378">
        <w:rPr>
          <w:rFonts w:ascii="Calibri" w:hAnsi="Calibri" w:eastAsia="Calibri" w:cs="Calibri"/>
        </w:rPr>
        <w:t xml:space="preserve"> </w:t>
      </w:r>
      <w:proofErr w:type="spellStart"/>
      <w:r w:rsidRPr="08000378">
        <w:rPr>
          <w:rFonts w:ascii="Calibri" w:hAnsi="Calibri" w:eastAsia="Calibri" w:cs="Calibri"/>
        </w:rPr>
        <w:t>User</w:t>
      </w:r>
      <w:proofErr w:type="spellEnd"/>
      <w:r w:rsidRPr="08000378">
        <w:rPr>
          <w:rFonts w:ascii="Calibri" w:hAnsi="Calibri" w:eastAsia="Calibri" w:cs="Calibri"/>
        </w:rPr>
        <w:t xml:space="preserve"> (</w:t>
      </w:r>
      <w:proofErr w:type="spellStart"/>
      <w:r w:rsidRPr="08000378">
        <w:rPr>
          <w:rFonts w:ascii="Calibri" w:hAnsi="Calibri" w:eastAsia="Calibri" w:cs="Calibri"/>
        </w:rPr>
        <w:t>Primary</w:t>
      </w:r>
      <w:proofErr w:type="spellEnd"/>
      <w:r w:rsidRPr="08000378">
        <w:rPr>
          <w:rFonts w:ascii="Calibri" w:hAnsi="Calibri" w:eastAsia="Calibri" w:cs="Calibri"/>
        </w:rPr>
        <w:t>).</w:t>
      </w:r>
    </w:p>
    <w:p w:rsidRPr="00E90033" w:rsidR="754D1E28" w:rsidP="005E32BC" w:rsidRDefault="7914F762" w14:paraId="227EFE65" w14:textId="2A3B38D6">
      <w:pPr>
        <w:pStyle w:val="ListParagraph"/>
        <w:numPr>
          <w:ilvl w:val="0"/>
          <w:numId w:val="2"/>
        </w:numPr>
        <w:spacing w:before="240" w:after="240"/>
        <w:jc w:val="both"/>
        <w:rPr>
          <w:rFonts w:ascii="Calibri" w:hAnsi="Calibri" w:eastAsia="Calibri" w:cs="Calibri"/>
          <w:lang w:val="en-CA"/>
        </w:rPr>
      </w:pPr>
      <w:r w:rsidRPr="00E90033">
        <w:rPr>
          <w:rFonts w:ascii="Calibri" w:hAnsi="Calibri" w:eastAsia="Calibri" w:cs="Calibri"/>
          <w:b/>
          <w:bCs/>
          <w:lang w:val="en-CA"/>
        </w:rPr>
        <w:t>Entry Conditions:</w:t>
      </w:r>
      <w:r w:rsidRPr="00E90033">
        <w:rPr>
          <w:rFonts w:ascii="Calibri" w:hAnsi="Calibri" w:eastAsia="Calibri" w:cs="Calibri"/>
          <w:lang w:val="en-CA"/>
        </w:rPr>
        <w:t xml:space="preserve"> A consultation session has been successfully completed.</w:t>
      </w:r>
    </w:p>
    <w:p w:rsidRPr="00E90033" w:rsidR="754D1E28" w:rsidP="005E32BC" w:rsidRDefault="7914F762" w14:paraId="51514A0D" w14:textId="2A935382">
      <w:pPr>
        <w:pStyle w:val="ListParagraph"/>
        <w:numPr>
          <w:ilvl w:val="0"/>
          <w:numId w:val="2"/>
        </w:numPr>
        <w:spacing w:before="240" w:after="240"/>
        <w:jc w:val="both"/>
        <w:rPr>
          <w:rFonts w:ascii="Calibri" w:hAnsi="Calibri" w:eastAsia="Calibri" w:cs="Calibri"/>
          <w:lang w:val="en-CA"/>
        </w:rPr>
      </w:pPr>
      <w:r w:rsidRPr="00E90033">
        <w:rPr>
          <w:rFonts w:ascii="Calibri" w:hAnsi="Calibri" w:eastAsia="Calibri" w:cs="Calibri"/>
          <w:b/>
          <w:bCs/>
          <w:lang w:val="en-CA"/>
        </w:rPr>
        <w:t>Exit Conditions:</w:t>
      </w:r>
      <w:r w:rsidRPr="00E90033">
        <w:rPr>
          <w:rFonts w:ascii="Calibri" w:hAnsi="Calibri" w:eastAsia="Calibri" w:cs="Calibri"/>
          <w:lang w:val="en-CA"/>
        </w:rPr>
        <w:t xml:space="preserve"> The review is published and the Helper's average rating is updated.</w:t>
      </w:r>
    </w:p>
    <w:p w:rsidRPr="00E90033" w:rsidR="754D1E28" w:rsidP="005E32BC" w:rsidRDefault="7914F762" w14:paraId="07D58020" w14:textId="669C1CEF">
      <w:pPr>
        <w:pStyle w:val="ListParagraph"/>
        <w:numPr>
          <w:ilvl w:val="0"/>
          <w:numId w:val="2"/>
        </w:numPr>
        <w:spacing w:before="240" w:after="240"/>
        <w:jc w:val="both"/>
        <w:rPr>
          <w:rFonts w:ascii="Calibri" w:hAnsi="Calibri" w:eastAsia="Calibri" w:cs="Calibri"/>
          <w:lang w:val="en-CA"/>
        </w:rPr>
      </w:pPr>
      <w:r w:rsidRPr="00E90033">
        <w:rPr>
          <w:rFonts w:ascii="Calibri" w:hAnsi="Calibri" w:eastAsia="Calibri" w:cs="Calibri"/>
          <w:b/>
          <w:bCs/>
          <w:lang w:val="en-CA"/>
        </w:rPr>
        <w:t>Flow of Events:</w:t>
      </w:r>
      <w:r w:rsidRPr="00E90033">
        <w:rPr>
          <w:rFonts w:ascii="Calibri" w:hAnsi="Calibri" w:eastAsia="Calibri" w:cs="Calibri"/>
          <w:lang w:val="en-CA"/>
        </w:rPr>
        <w:t xml:space="preserve"> 1. User selects a rating (1-5 stars). 2. User writes a textual review. 3. System saves the review and updates the Helper's aggregate score.</w:t>
      </w:r>
    </w:p>
    <w:p w:rsidRPr="00E90033" w:rsidR="754D1E28" w:rsidP="005E32BC" w:rsidRDefault="7914F762" w14:paraId="78E16C2A" w14:textId="6CB5B632">
      <w:pPr>
        <w:pStyle w:val="ListParagraph"/>
        <w:numPr>
          <w:ilvl w:val="0"/>
          <w:numId w:val="2"/>
        </w:numPr>
        <w:spacing w:before="240" w:after="240"/>
        <w:jc w:val="both"/>
        <w:rPr>
          <w:rFonts w:ascii="Calibri" w:hAnsi="Calibri" w:eastAsia="Calibri" w:cs="Calibri"/>
          <w:lang w:val="en-CA"/>
        </w:rPr>
      </w:pPr>
      <w:r w:rsidRPr="00E90033">
        <w:rPr>
          <w:rFonts w:ascii="Calibri" w:hAnsi="Calibri" w:eastAsia="Calibri" w:cs="Calibri"/>
          <w:b/>
          <w:bCs/>
          <w:lang w:val="en-CA"/>
        </w:rPr>
        <w:t>Special Requirements:</w:t>
      </w:r>
      <w:r w:rsidRPr="00E90033">
        <w:rPr>
          <w:rFonts w:ascii="Calibri" w:hAnsi="Calibri" w:eastAsia="Calibri" w:cs="Calibri"/>
          <w:lang w:val="en-CA"/>
        </w:rPr>
        <w:t xml:space="preserve"> Review submission should be prompted immediately after the session.</w:t>
      </w:r>
    </w:p>
    <w:p w:rsidR="754D1E28" w:rsidP="0012514A" w:rsidRDefault="649409BA" w14:paraId="15865D62" w14:textId="4479852D">
      <w:pPr>
        <w:pStyle w:val="Heading3"/>
        <w:spacing w:before="319" w:after="319"/>
        <w:jc w:val="both"/>
        <w:rPr>
          <w:rFonts w:ascii="Calibri" w:hAnsi="Calibri" w:eastAsia="Calibri" w:cs="Calibri"/>
          <w:b/>
          <w:bCs/>
          <w:i/>
          <w:iCs/>
          <w:color w:val="auto"/>
        </w:rPr>
      </w:pPr>
      <w:bookmarkStart w:name="_Toc220106761" w:id="30"/>
      <w:r w:rsidRPr="104B3967">
        <w:rPr>
          <w:rFonts w:ascii="Calibri" w:hAnsi="Calibri" w:eastAsia="Calibri" w:cs="Calibri"/>
          <w:b/>
          <w:bCs/>
          <w:i/>
          <w:iCs/>
          <w:color w:val="auto"/>
        </w:rPr>
        <w:t>5.</w:t>
      </w:r>
      <w:r w:rsidRPr="2E6357F9" w:rsidR="40CDAACB">
        <w:rPr>
          <w:rFonts w:ascii="Calibri" w:hAnsi="Calibri" w:eastAsia="Calibri" w:cs="Calibri"/>
          <w:b/>
          <w:bCs/>
          <w:i/>
          <w:iCs/>
          <w:color w:val="auto"/>
        </w:rPr>
        <w:t xml:space="preserve">9 UC9: </w:t>
      </w:r>
      <w:proofErr w:type="spellStart"/>
      <w:r w:rsidRPr="2E6357F9" w:rsidR="573C1BE9">
        <w:rPr>
          <w:rFonts w:ascii="Calibri" w:hAnsi="Calibri" w:eastAsia="Calibri" w:cs="Calibri"/>
          <w:b/>
          <w:bCs/>
          <w:i/>
          <w:iCs/>
          <w:color w:val="auto"/>
        </w:rPr>
        <w:t>Maintain</w:t>
      </w:r>
      <w:proofErr w:type="spellEnd"/>
      <w:r w:rsidRPr="2E6357F9" w:rsidR="573C1BE9">
        <w:rPr>
          <w:rFonts w:ascii="Calibri" w:hAnsi="Calibri" w:eastAsia="Calibri" w:cs="Calibri"/>
          <w:b/>
          <w:bCs/>
          <w:i/>
          <w:iCs/>
          <w:color w:val="auto"/>
        </w:rPr>
        <w:t xml:space="preserve"> Session </w:t>
      </w:r>
      <w:r w:rsidRPr="2E6357F9" w:rsidR="40CDAACB">
        <w:rPr>
          <w:rFonts w:ascii="Calibri" w:hAnsi="Calibri" w:eastAsia="Calibri" w:cs="Calibri"/>
          <w:b/>
          <w:bCs/>
          <w:i/>
          <w:iCs/>
          <w:color w:val="auto"/>
        </w:rPr>
        <w:t>Logs</w:t>
      </w:r>
      <w:bookmarkEnd w:id="30"/>
    </w:p>
    <w:p w:rsidRPr="00E90033" w:rsidR="754D1E28" w:rsidP="005E32BC" w:rsidRDefault="7914F762" w14:paraId="60C7E4E1" w14:textId="685BF8E5">
      <w:pPr>
        <w:pStyle w:val="ListParagraph"/>
        <w:numPr>
          <w:ilvl w:val="0"/>
          <w:numId w:val="14"/>
        </w:numPr>
        <w:spacing w:before="240" w:after="240"/>
        <w:jc w:val="both"/>
        <w:rPr>
          <w:rFonts w:ascii="Calibri" w:hAnsi="Calibri" w:eastAsia="Calibri" w:cs="Calibri"/>
          <w:lang w:val="en-CA"/>
        </w:rPr>
      </w:pPr>
      <w:r w:rsidRPr="00E90033">
        <w:rPr>
          <w:rFonts w:ascii="Calibri" w:hAnsi="Calibri" w:eastAsia="Calibri" w:cs="Calibri"/>
          <w:b/>
          <w:bCs/>
          <w:lang w:val="en-CA"/>
        </w:rPr>
        <w:t>Name:</w:t>
      </w:r>
      <w:r w:rsidRPr="00E90033">
        <w:rPr>
          <w:rFonts w:ascii="Calibri" w:hAnsi="Calibri" w:eastAsia="Calibri" w:cs="Calibri"/>
          <w:lang w:val="en-CA"/>
        </w:rPr>
        <w:t xml:space="preserve"> </w:t>
      </w:r>
      <w:r w:rsidRPr="2660A98D" w:rsidR="37CD31F2">
        <w:rPr>
          <w:rFonts w:ascii="Calibri" w:hAnsi="Calibri" w:eastAsia="Calibri" w:cs="Calibri"/>
          <w:lang w:val="en-CA"/>
        </w:rPr>
        <w:t>Maintain Session</w:t>
      </w:r>
      <w:r w:rsidRPr="00E90033">
        <w:rPr>
          <w:rFonts w:ascii="Calibri" w:hAnsi="Calibri" w:eastAsia="Calibri" w:cs="Calibri"/>
          <w:lang w:val="en-CA"/>
        </w:rPr>
        <w:t xml:space="preserve"> Logs.</w:t>
      </w:r>
    </w:p>
    <w:p w:rsidRPr="00E90033" w:rsidR="754D1E28" w:rsidP="005E32BC" w:rsidRDefault="7914F762" w14:paraId="78A2AA47" w14:textId="1B04A331">
      <w:pPr>
        <w:pStyle w:val="ListParagraph"/>
        <w:numPr>
          <w:ilvl w:val="0"/>
          <w:numId w:val="14"/>
        </w:numPr>
        <w:spacing w:before="240" w:after="240"/>
        <w:jc w:val="both"/>
        <w:rPr>
          <w:rFonts w:ascii="Calibri" w:hAnsi="Calibri" w:eastAsia="Calibri" w:cs="Calibri"/>
          <w:lang w:val="en-CA"/>
        </w:rPr>
      </w:pPr>
      <w:r w:rsidRPr="00E90033">
        <w:rPr>
          <w:rFonts w:ascii="Calibri" w:hAnsi="Calibri" w:eastAsia="Calibri" w:cs="Calibri"/>
          <w:b/>
          <w:bCs/>
          <w:lang w:val="en-CA"/>
        </w:rPr>
        <w:t>Participating Actors:</w:t>
      </w:r>
      <w:r w:rsidRPr="00E90033">
        <w:rPr>
          <w:rFonts w:ascii="Calibri" w:hAnsi="Calibri" w:eastAsia="Calibri" w:cs="Calibri"/>
          <w:lang w:val="en-CA"/>
        </w:rPr>
        <w:t xml:space="preserve"> System (Primary), User, Helper (Supporting).</w:t>
      </w:r>
    </w:p>
    <w:p w:rsidRPr="00E90033" w:rsidR="754D1E28" w:rsidP="005E32BC" w:rsidRDefault="7914F762" w14:paraId="1F5069FD" w14:textId="08331B28">
      <w:pPr>
        <w:pStyle w:val="ListParagraph"/>
        <w:numPr>
          <w:ilvl w:val="0"/>
          <w:numId w:val="14"/>
        </w:numPr>
        <w:spacing w:before="240" w:after="240"/>
        <w:jc w:val="both"/>
        <w:rPr>
          <w:rFonts w:ascii="Calibri" w:hAnsi="Calibri" w:eastAsia="Calibri" w:cs="Calibri"/>
          <w:lang w:val="en-CA"/>
        </w:rPr>
      </w:pPr>
      <w:r w:rsidRPr="00E90033">
        <w:rPr>
          <w:rFonts w:ascii="Calibri" w:hAnsi="Calibri" w:eastAsia="Calibri" w:cs="Calibri"/>
          <w:b/>
          <w:bCs/>
          <w:lang w:val="en-CA"/>
        </w:rPr>
        <w:t>Entry Conditions:</w:t>
      </w:r>
      <w:r w:rsidRPr="00E90033">
        <w:rPr>
          <w:rFonts w:ascii="Calibri" w:hAnsi="Calibri" w:eastAsia="Calibri" w:cs="Calibri"/>
          <w:lang w:val="en-CA"/>
        </w:rPr>
        <w:t xml:space="preserve"> Session chat data exists, and both parties have provided informed consent.</w:t>
      </w:r>
    </w:p>
    <w:p w:rsidRPr="00E90033" w:rsidR="754D1E28" w:rsidP="005E32BC" w:rsidRDefault="7914F762" w14:paraId="51B1FB2A" w14:textId="14C60D0B">
      <w:pPr>
        <w:pStyle w:val="ListParagraph"/>
        <w:numPr>
          <w:ilvl w:val="0"/>
          <w:numId w:val="14"/>
        </w:numPr>
        <w:spacing w:before="240" w:after="240"/>
        <w:jc w:val="both"/>
        <w:rPr>
          <w:rFonts w:ascii="Calibri" w:hAnsi="Calibri" w:eastAsia="Calibri" w:cs="Calibri"/>
          <w:lang w:val="en-CA"/>
        </w:rPr>
      </w:pPr>
      <w:r w:rsidRPr="00E90033">
        <w:rPr>
          <w:rFonts w:ascii="Calibri" w:hAnsi="Calibri" w:eastAsia="Calibri" w:cs="Calibri"/>
          <w:b/>
          <w:bCs/>
          <w:lang w:val="en-CA"/>
        </w:rPr>
        <w:t>Exit Conditions:</w:t>
      </w:r>
      <w:r w:rsidRPr="00E90033">
        <w:rPr>
          <w:rFonts w:ascii="Calibri" w:hAnsi="Calibri" w:eastAsia="Calibri" w:cs="Calibri"/>
          <w:lang w:val="en-CA"/>
        </w:rPr>
        <w:t xml:space="preserve"> Anonymized logs are made publicly available for review.</w:t>
      </w:r>
    </w:p>
    <w:p w:rsidR="754D1E28" w:rsidP="005E32BC" w:rsidRDefault="7914F762" w14:paraId="6BB729C5" w14:textId="707C9019">
      <w:pPr>
        <w:pStyle w:val="ListParagraph"/>
        <w:numPr>
          <w:ilvl w:val="0"/>
          <w:numId w:val="14"/>
        </w:numPr>
        <w:spacing w:before="240" w:after="240"/>
        <w:jc w:val="both"/>
        <w:rPr>
          <w:rFonts w:ascii="Calibri" w:hAnsi="Calibri" w:eastAsia="Calibri" w:cs="Calibri"/>
        </w:rPr>
      </w:pPr>
      <w:r w:rsidRPr="00E90033">
        <w:rPr>
          <w:rFonts w:ascii="Calibri" w:hAnsi="Calibri" w:eastAsia="Calibri" w:cs="Calibri"/>
          <w:b/>
          <w:bCs/>
          <w:lang w:val="en-CA"/>
        </w:rPr>
        <w:t>Flow of Events:</w:t>
      </w:r>
      <w:r w:rsidRPr="00E90033">
        <w:rPr>
          <w:rFonts w:ascii="Calibri" w:hAnsi="Calibri" w:eastAsia="Calibri" w:cs="Calibri"/>
          <w:lang w:val="en-CA"/>
        </w:rPr>
        <w:t xml:space="preserve"> 1. System verifies consent from both parties. 2. System performs automated anonymization of PII (names, locations, etc.). </w:t>
      </w:r>
      <w:r w:rsidRPr="08000378">
        <w:rPr>
          <w:rFonts w:ascii="Calibri" w:hAnsi="Calibri" w:eastAsia="Calibri" w:cs="Calibri"/>
        </w:rPr>
        <w:t xml:space="preserve">3. </w:t>
      </w:r>
      <w:proofErr w:type="spellStart"/>
      <w:r w:rsidRPr="08000378">
        <w:rPr>
          <w:rFonts w:ascii="Calibri" w:hAnsi="Calibri" w:eastAsia="Calibri" w:cs="Calibri"/>
        </w:rPr>
        <w:t>System</w:t>
      </w:r>
      <w:proofErr w:type="spellEnd"/>
      <w:r w:rsidRPr="08000378">
        <w:rPr>
          <w:rFonts w:ascii="Calibri" w:hAnsi="Calibri" w:eastAsia="Calibri" w:cs="Calibri"/>
        </w:rPr>
        <w:t xml:space="preserve"> </w:t>
      </w:r>
      <w:proofErr w:type="spellStart"/>
      <w:r w:rsidRPr="08000378">
        <w:rPr>
          <w:rFonts w:ascii="Calibri" w:hAnsi="Calibri" w:eastAsia="Calibri" w:cs="Calibri"/>
        </w:rPr>
        <w:t>publishes</w:t>
      </w:r>
      <w:proofErr w:type="spellEnd"/>
      <w:r w:rsidRPr="08000378">
        <w:rPr>
          <w:rFonts w:ascii="Calibri" w:hAnsi="Calibri" w:eastAsia="Calibri" w:cs="Calibri"/>
        </w:rPr>
        <w:t xml:space="preserve"> </w:t>
      </w:r>
      <w:proofErr w:type="spellStart"/>
      <w:r w:rsidRPr="08000378">
        <w:rPr>
          <w:rFonts w:ascii="Calibri" w:hAnsi="Calibri" w:eastAsia="Calibri" w:cs="Calibri"/>
        </w:rPr>
        <w:t>the</w:t>
      </w:r>
      <w:proofErr w:type="spellEnd"/>
      <w:r w:rsidRPr="08000378">
        <w:rPr>
          <w:rFonts w:ascii="Calibri" w:hAnsi="Calibri" w:eastAsia="Calibri" w:cs="Calibri"/>
        </w:rPr>
        <w:t xml:space="preserve"> </w:t>
      </w:r>
      <w:proofErr w:type="spellStart"/>
      <w:r w:rsidRPr="08000378">
        <w:rPr>
          <w:rFonts w:ascii="Calibri" w:hAnsi="Calibri" w:eastAsia="Calibri" w:cs="Calibri"/>
        </w:rPr>
        <w:t>read-only</w:t>
      </w:r>
      <w:proofErr w:type="spellEnd"/>
      <w:r w:rsidRPr="08000378">
        <w:rPr>
          <w:rFonts w:ascii="Calibri" w:hAnsi="Calibri" w:eastAsia="Calibri" w:cs="Calibri"/>
        </w:rPr>
        <w:t xml:space="preserve"> log </w:t>
      </w:r>
      <w:proofErr w:type="spellStart"/>
      <w:r w:rsidRPr="08000378">
        <w:rPr>
          <w:rFonts w:ascii="Calibri" w:hAnsi="Calibri" w:eastAsia="Calibri" w:cs="Calibri"/>
        </w:rPr>
        <w:t>for</w:t>
      </w:r>
      <w:proofErr w:type="spellEnd"/>
      <w:r w:rsidRPr="08000378">
        <w:rPr>
          <w:rFonts w:ascii="Calibri" w:hAnsi="Calibri" w:eastAsia="Calibri" w:cs="Calibri"/>
        </w:rPr>
        <w:t xml:space="preserve"> </w:t>
      </w:r>
      <w:proofErr w:type="spellStart"/>
      <w:r w:rsidRPr="08000378">
        <w:rPr>
          <w:rFonts w:ascii="Calibri" w:hAnsi="Calibri" w:eastAsia="Calibri" w:cs="Calibri"/>
        </w:rPr>
        <w:t>transparency</w:t>
      </w:r>
      <w:proofErr w:type="spellEnd"/>
      <w:r w:rsidRPr="08000378">
        <w:rPr>
          <w:rFonts w:ascii="Calibri" w:hAnsi="Calibri" w:eastAsia="Calibri" w:cs="Calibri"/>
        </w:rPr>
        <w:t>.</w:t>
      </w:r>
    </w:p>
    <w:p w:rsidRPr="00E90033" w:rsidR="754D1E28" w:rsidP="005E32BC" w:rsidRDefault="7914F762" w14:paraId="1ABCD67B" w14:textId="42EB074F">
      <w:pPr>
        <w:pStyle w:val="ListParagraph"/>
        <w:numPr>
          <w:ilvl w:val="0"/>
          <w:numId w:val="14"/>
        </w:numPr>
        <w:spacing w:before="240" w:after="240"/>
        <w:jc w:val="both"/>
        <w:rPr>
          <w:rFonts w:ascii="Calibri" w:hAnsi="Calibri" w:eastAsia="Calibri" w:cs="Calibri"/>
          <w:lang w:val="en-CA"/>
        </w:rPr>
      </w:pPr>
      <w:r w:rsidRPr="00E90033">
        <w:rPr>
          <w:rFonts w:ascii="Calibri" w:hAnsi="Calibri" w:eastAsia="Calibri" w:cs="Calibri"/>
          <w:b/>
          <w:bCs/>
          <w:lang w:val="en-CA"/>
        </w:rPr>
        <w:t>Special Requirements:</w:t>
      </w:r>
      <w:r w:rsidRPr="00E90033">
        <w:rPr>
          <w:rFonts w:ascii="Calibri" w:hAnsi="Calibri" w:eastAsia="Calibri" w:cs="Calibri"/>
          <w:lang w:val="en-CA"/>
        </w:rPr>
        <w:t xml:space="preserve"> High-level redaction algorithms must be used to protect privacy.</w:t>
      </w:r>
    </w:p>
    <w:p w:rsidR="301F061A" w:rsidP="0012514A" w:rsidRDefault="064B0CAA" w14:paraId="59BB0956" w14:textId="08B4949B">
      <w:pPr>
        <w:pStyle w:val="Heading3"/>
        <w:rPr>
          <w:rFonts w:ascii="Calibri" w:hAnsi="Calibri" w:eastAsia="Calibri" w:cs="Calibri"/>
          <w:b/>
          <w:i/>
          <w:color w:val="auto"/>
          <w:lang w:val="en-CA"/>
        </w:rPr>
      </w:pPr>
      <w:bookmarkStart w:name="_Toc220106762" w:id="31"/>
      <w:r w:rsidRPr="104B3967">
        <w:rPr>
          <w:rFonts w:ascii="Calibri" w:hAnsi="Calibri" w:eastAsia="Calibri" w:cs="Calibri"/>
          <w:b/>
          <w:bCs/>
          <w:color w:val="auto"/>
          <w:lang w:val="en-CA"/>
        </w:rPr>
        <w:t>5.</w:t>
      </w:r>
      <w:r w:rsidRPr="19A5E370" w:rsidR="54725E7D">
        <w:rPr>
          <w:rFonts w:ascii="Calibri" w:hAnsi="Calibri" w:eastAsia="Calibri" w:cs="Calibri"/>
          <w:b/>
          <w:bCs/>
          <w:color w:val="auto"/>
          <w:lang w:val="en-CA"/>
        </w:rPr>
        <w:t>10</w:t>
      </w:r>
      <w:r w:rsidRPr="104B3967">
        <w:rPr>
          <w:rFonts w:ascii="Calibri" w:hAnsi="Calibri" w:eastAsia="Calibri" w:cs="Calibri"/>
          <w:b/>
          <w:bCs/>
          <w:color w:val="auto"/>
          <w:lang w:val="en-CA"/>
        </w:rPr>
        <w:t xml:space="preserve"> </w:t>
      </w:r>
      <w:r w:rsidRPr="19A5E370" w:rsidR="301F061A">
        <w:rPr>
          <w:rFonts w:ascii="Calibri" w:hAnsi="Calibri" w:eastAsia="Calibri" w:cs="Calibri"/>
          <w:b/>
          <w:color w:val="auto"/>
          <w:lang w:val="en-CA"/>
        </w:rPr>
        <w:t>UC10: Manage Support Tickets</w:t>
      </w:r>
      <w:bookmarkEnd w:id="31"/>
    </w:p>
    <w:p w:rsidR="301F061A" w:rsidP="005E32BC" w:rsidRDefault="301F061A" w14:paraId="133B82BD" w14:textId="159B74A4">
      <w:pPr>
        <w:pStyle w:val="ListParagraph"/>
        <w:numPr>
          <w:ilvl w:val="0"/>
          <w:numId w:val="30"/>
        </w:numPr>
        <w:spacing w:before="240" w:after="240"/>
        <w:jc w:val="both"/>
        <w:rPr>
          <w:rFonts w:ascii="Calibri" w:hAnsi="Calibri" w:eastAsia="Calibri" w:cs="Calibri"/>
          <w:lang w:val="en-CA"/>
        </w:rPr>
      </w:pPr>
      <w:r w:rsidRPr="5FAA956F">
        <w:rPr>
          <w:rFonts w:ascii="Calibri" w:hAnsi="Calibri" w:eastAsia="Calibri" w:cs="Calibri"/>
          <w:b/>
          <w:bCs/>
          <w:lang w:val="en-CA"/>
        </w:rPr>
        <w:t>Unique Name:</w:t>
      </w:r>
      <w:r w:rsidRPr="5FAA956F">
        <w:rPr>
          <w:rFonts w:ascii="Calibri" w:hAnsi="Calibri" w:eastAsia="Calibri" w:cs="Calibri"/>
          <w:lang w:val="en-CA"/>
        </w:rPr>
        <w:t xml:space="preserve"> Manage Support Tickets.</w:t>
      </w:r>
    </w:p>
    <w:p w:rsidR="301F061A" w:rsidP="005E32BC" w:rsidRDefault="301F061A" w14:paraId="619A2612" w14:textId="0747A130">
      <w:pPr>
        <w:pStyle w:val="ListParagraph"/>
        <w:numPr>
          <w:ilvl w:val="0"/>
          <w:numId w:val="30"/>
        </w:numPr>
        <w:spacing w:before="240" w:after="240"/>
        <w:jc w:val="both"/>
        <w:rPr>
          <w:rFonts w:ascii="Calibri" w:hAnsi="Calibri" w:eastAsia="Calibri" w:cs="Calibri"/>
          <w:lang w:val="en-CA"/>
        </w:rPr>
      </w:pPr>
      <w:r w:rsidRPr="5FAA956F">
        <w:rPr>
          <w:rFonts w:ascii="Calibri" w:hAnsi="Calibri" w:eastAsia="Calibri" w:cs="Calibri"/>
          <w:b/>
          <w:bCs/>
          <w:lang w:val="en-CA"/>
        </w:rPr>
        <w:t>Participating Actors:</w:t>
      </w:r>
      <w:r w:rsidRPr="5FAA956F">
        <w:rPr>
          <w:rFonts w:ascii="Calibri" w:hAnsi="Calibri" w:eastAsia="Calibri" w:cs="Calibri"/>
          <w:lang w:val="en-CA"/>
        </w:rPr>
        <w:t xml:space="preserve"> User, Helper (Supporting), Administrator (Primary).</w:t>
      </w:r>
    </w:p>
    <w:p w:rsidR="301F061A" w:rsidP="005E32BC" w:rsidRDefault="301F061A" w14:paraId="6E919932" w14:textId="47BB84E5">
      <w:pPr>
        <w:pStyle w:val="ListParagraph"/>
        <w:numPr>
          <w:ilvl w:val="0"/>
          <w:numId w:val="30"/>
        </w:numPr>
        <w:spacing w:before="240" w:after="240"/>
        <w:jc w:val="both"/>
        <w:rPr>
          <w:rFonts w:ascii="Calibri" w:hAnsi="Calibri" w:eastAsia="Calibri" w:cs="Calibri"/>
          <w:lang w:val="en-CA"/>
        </w:rPr>
      </w:pPr>
      <w:r w:rsidRPr="5FAA956F">
        <w:rPr>
          <w:rFonts w:ascii="Calibri" w:hAnsi="Calibri" w:eastAsia="Calibri" w:cs="Calibri"/>
          <w:b/>
          <w:bCs/>
          <w:lang w:val="en-CA"/>
        </w:rPr>
        <w:t>Entry Conditions:</w:t>
      </w:r>
      <w:r w:rsidRPr="5FAA956F">
        <w:rPr>
          <w:rFonts w:ascii="Calibri" w:hAnsi="Calibri" w:eastAsia="Calibri" w:cs="Calibri"/>
          <w:lang w:val="en-CA"/>
        </w:rPr>
        <w:t xml:space="preserve"> A User or Helper encounters a technical or service issue and accesses the support module.</w:t>
      </w:r>
    </w:p>
    <w:p w:rsidR="301F061A" w:rsidP="005E32BC" w:rsidRDefault="301F061A" w14:paraId="53401B15" w14:textId="065B4CD4">
      <w:pPr>
        <w:pStyle w:val="ListParagraph"/>
        <w:numPr>
          <w:ilvl w:val="0"/>
          <w:numId w:val="30"/>
        </w:numPr>
        <w:spacing w:before="240" w:after="240"/>
        <w:jc w:val="both"/>
        <w:rPr>
          <w:rFonts w:ascii="Calibri" w:hAnsi="Calibri" w:eastAsia="Calibri" w:cs="Calibri"/>
          <w:lang w:val="en-CA"/>
        </w:rPr>
      </w:pPr>
      <w:r w:rsidRPr="5FAA956F">
        <w:rPr>
          <w:rFonts w:ascii="Calibri" w:hAnsi="Calibri" w:eastAsia="Calibri" w:cs="Calibri"/>
          <w:b/>
          <w:bCs/>
          <w:lang w:val="en-CA"/>
        </w:rPr>
        <w:t>Exit Conditions:</w:t>
      </w:r>
      <w:r w:rsidRPr="5FAA956F">
        <w:rPr>
          <w:rFonts w:ascii="Calibri" w:hAnsi="Calibri" w:eastAsia="Calibri" w:cs="Calibri"/>
          <w:lang w:val="en-CA"/>
        </w:rPr>
        <w:t xml:space="preserve"> A ticket is generated, tracked, and marked as resolved by the Administrator.</w:t>
      </w:r>
    </w:p>
    <w:p w:rsidR="301F061A" w:rsidP="005E32BC" w:rsidRDefault="301F061A" w14:paraId="2C736A1C" w14:textId="5181892A">
      <w:pPr>
        <w:pStyle w:val="ListParagraph"/>
        <w:numPr>
          <w:ilvl w:val="0"/>
          <w:numId w:val="30"/>
        </w:numPr>
        <w:spacing w:before="240" w:after="240"/>
        <w:jc w:val="both"/>
        <w:rPr>
          <w:rFonts w:ascii="Calibri" w:hAnsi="Calibri" w:eastAsia="Calibri" w:cs="Calibri"/>
          <w:lang w:val="en-CA"/>
        </w:rPr>
      </w:pPr>
      <w:r w:rsidRPr="5FAA956F">
        <w:rPr>
          <w:rFonts w:ascii="Calibri" w:hAnsi="Calibri" w:eastAsia="Calibri" w:cs="Calibri"/>
          <w:b/>
          <w:bCs/>
          <w:lang w:val="en-CA"/>
        </w:rPr>
        <w:t>Flow of Events:</w:t>
      </w:r>
      <w:r w:rsidRPr="5FAA956F">
        <w:rPr>
          <w:rFonts w:ascii="Calibri" w:hAnsi="Calibri" w:eastAsia="Calibri" w:cs="Calibri"/>
          <w:lang w:val="en-CA"/>
        </w:rPr>
        <w:t xml:space="preserve"> </w:t>
      </w:r>
    </w:p>
    <w:p w:rsidR="301F061A" w:rsidP="005E32BC" w:rsidRDefault="301F061A" w14:paraId="03E28430" w14:textId="7EE124E0">
      <w:pPr>
        <w:pStyle w:val="ListParagraph"/>
        <w:numPr>
          <w:ilvl w:val="1"/>
          <w:numId w:val="30"/>
        </w:numPr>
        <w:spacing w:before="240" w:after="240"/>
        <w:jc w:val="both"/>
        <w:rPr>
          <w:rFonts w:ascii="Calibri" w:hAnsi="Calibri" w:eastAsia="Calibri" w:cs="Calibri"/>
          <w:lang w:val="en-CA"/>
        </w:rPr>
      </w:pPr>
      <w:r w:rsidRPr="5FAA956F">
        <w:rPr>
          <w:rFonts w:ascii="Calibri" w:hAnsi="Calibri" w:eastAsia="Calibri" w:cs="Calibri"/>
          <w:lang w:val="en-CA"/>
        </w:rPr>
        <w:t>The User or Helper submits a report describing the problem.</w:t>
      </w:r>
    </w:p>
    <w:p w:rsidR="301F061A" w:rsidP="005E32BC" w:rsidRDefault="301F061A" w14:paraId="2C0873DB" w14:textId="14B2620C">
      <w:pPr>
        <w:pStyle w:val="ListParagraph"/>
        <w:numPr>
          <w:ilvl w:val="1"/>
          <w:numId w:val="30"/>
        </w:numPr>
        <w:spacing w:before="240" w:after="240"/>
        <w:jc w:val="both"/>
        <w:rPr>
          <w:rFonts w:ascii="Calibri" w:hAnsi="Calibri" w:eastAsia="Calibri" w:cs="Calibri"/>
          <w:lang w:val="en-CA"/>
        </w:rPr>
      </w:pPr>
      <w:r w:rsidRPr="5FAA956F">
        <w:rPr>
          <w:rFonts w:ascii="Calibri" w:hAnsi="Calibri" w:eastAsia="Calibri" w:cs="Calibri"/>
          <w:lang w:val="en-CA"/>
        </w:rPr>
        <w:t>The System generates a unique ticket identifier and notifies the Administrator.</w:t>
      </w:r>
    </w:p>
    <w:p w:rsidR="301F061A" w:rsidP="005E32BC" w:rsidRDefault="301F061A" w14:paraId="33D8C562" w14:textId="781E59CA">
      <w:pPr>
        <w:pStyle w:val="ListParagraph"/>
        <w:numPr>
          <w:ilvl w:val="1"/>
          <w:numId w:val="30"/>
        </w:numPr>
        <w:spacing w:before="240" w:after="240"/>
        <w:jc w:val="both"/>
        <w:rPr>
          <w:rFonts w:ascii="Calibri" w:hAnsi="Calibri" w:eastAsia="Calibri" w:cs="Calibri"/>
          <w:lang w:val="en-CA"/>
        </w:rPr>
      </w:pPr>
      <w:r w:rsidRPr="5FAA956F">
        <w:rPr>
          <w:rFonts w:ascii="Calibri" w:hAnsi="Calibri" w:eastAsia="Calibri" w:cs="Calibri"/>
          <w:lang w:val="en-CA"/>
        </w:rPr>
        <w:t>The Administrator reviews the ticket and communicates with the involved parties if necessary.</w:t>
      </w:r>
    </w:p>
    <w:p w:rsidR="301F061A" w:rsidP="005E32BC" w:rsidRDefault="301F061A" w14:paraId="6E75EE30" w14:textId="2120E251">
      <w:pPr>
        <w:pStyle w:val="ListParagraph"/>
        <w:numPr>
          <w:ilvl w:val="1"/>
          <w:numId w:val="30"/>
        </w:numPr>
        <w:spacing w:before="240" w:after="240"/>
        <w:jc w:val="both"/>
        <w:rPr>
          <w:rFonts w:ascii="Calibri" w:hAnsi="Calibri" w:eastAsia="Calibri" w:cs="Calibri"/>
          <w:lang w:val="en-CA"/>
        </w:rPr>
      </w:pPr>
      <w:r w:rsidRPr="5FAA956F">
        <w:rPr>
          <w:rFonts w:ascii="Calibri" w:hAnsi="Calibri" w:eastAsia="Calibri" w:cs="Calibri"/>
          <w:lang w:val="en-CA"/>
        </w:rPr>
        <w:t>The Administrator updates the status and marks the ticket as resolved once a solution is provided.</w:t>
      </w:r>
    </w:p>
    <w:p w:rsidR="301F061A" w:rsidP="005E32BC" w:rsidRDefault="301F061A" w14:paraId="668EEC22" w14:textId="4D056F38">
      <w:pPr>
        <w:pStyle w:val="ListParagraph"/>
        <w:numPr>
          <w:ilvl w:val="0"/>
          <w:numId w:val="30"/>
        </w:numPr>
        <w:spacing w:before="240" w:after="240"/>
        <w:jc w:val="both"/>
        <w:rPr>
          <w:rFonts w:ascii="Calibri" w:hAnsi="Calibri" w:eastAsia="Calibri" w:cs="Calibri"/>
          <w:lang w:val="en-CA"/>
        </w:rPr>
      </w:pPr>
      <w:r w:rsidRPr="5FAA956F">
        <w:rPr>
          <w:rFonts w:ascii="Calibri" w:hAnsi="Calibri" w:eastAsia="Calibri" w:cs="Calibri"/>
          <w:b/>
          <w:bCs/>
          <w:lang w:val="en-CA"/>
        </w:rPr>
        <w:t>Special Requirements:</w:t>
      </w:r>
      <w:r w:rsidRPr="5FAA956F">
        <w:rPr>
          <w:rFonts w:ascii="Calibri" w:hAnsi="Calibri" w:eastAsia="Calibri" w:cs="Calibri"/>
          <w:lang w:val="en-CA"/>
        </w:rPr>
        <w:t xml:space="preserve"> None.</w:t>
      </w:r>
    </w:p>
    <w:p w:rsidR="301F061A" w:rsidP="0012514A" w:rsidRDefault="0081F1B8" w14:paraId="405446CE" w14:textId="18561360">
      <w:pPr>
        <w:pStyle w:val="Heading3"/>
        <w:spacing w:before="319" w:after="319"/>
        <w:jc w:val="both"/>
        <w:rPr>
          <w:rFonts w:ascii="Calibri" w:hAnsi="Calibri" w:eastAsia="Calibri" w:cs="Calibri"/>
          <w:b/>
          <w:i/>
          <w:color w:val="auto"/>
          <w:lang w:val="en-CA"/>
        </w:rPr>
      </w:pPr>
      <w:bookmarkStart w:name="_Toc220106763" w:id="32"/>
      <w:r w:rsidRPr="104B3967">
        <w:rPr>
          <w:rFonts w:ascii="Calibri" w:hAnsi="Calibri" w:eastAsia="Calibri" w:cs="Calibri"/>
          <w:b/>
          <w:bCs/>
          <w:i/>
          <w:iCs/>
          <w:color w:val="auto"/>
          <w:lang w:val="en-CA"/>
        </w:rPr>
        <w:t>5.</w:t>
      </w:r>
      <w:r w:rsidRPr="19A5E370" w:rsidR="48239329">
        <w:rPr>
          <w:rFonts w:ascii="Calibri" w:hAnsi="Calibri" w:eastAsia="Calibri" w:cs="Calibri"/>
          <w:b/>
          <w:bCs/>
          <w:i/>
          <w:iCs/>
          <w:color w:val="auto"/>
          <w:lang w:val="en-CA"/>
        </w:rPr>
        <w:t>11</w:t>
      </w:r>
      <w:r w:rsidRPr="262F3164" w:rsidR="301F061A">
        <w:rPr>
          <w:rFonts w:ascii="Calibri" w:hAnsi="Calibri" w:eastAsia="Calibri" w:cs="Calibri"/>
          <w:b/>
          <w:i/>
          <w:color w:val="auto"/>
          <w:lang w:val="en-CA"/>
        </w:rPr>
        <w:t xml:space="preserve"> UC11: Moderate User Accounts</w:t>
      </w:r>
      <w:bookmarkEnd w:id="32"/>
    </w:p>
    <w:p w:rsidR="301F061A" w:rsidP="005E32BC" w:rsidRDefault="301F061A" w14:paraId="46DD5DC1" w14:textId="2065454D">
      <w:pPr>
        <w:pStyle w:val="ListParagraph"/>
        <w:numPr>
          <w:ilvl w:val="0"/>
          <w:numId w:val="29"/>
        </w:numPr>
        <w:spacing w:before="240" w:after="240"/>
        <w:jc w:val="both"/>
        <w:rPr>
          <w:rFonts w:ascii="Calibri" w:hAnsi="Calibri" w:eastAsia="Calibri" w:cs="Calibri"/>
          <w:lang w:val="en-CA"/>
        </w:rPr>
      </w:pPr>
      <w:r w:rsidRPr="5FAA956F">
        <w:rPr>
          <w:rFonts w:ascii="Calibri" w:hAnsi="Calibri" w:eastAsia="Calibri" w:cs="Calibri"/>
          <w:b/>
          <w:bCs/>
          <w:lang w:val="en-CA"/>
        </w:rPr>
        <w:t>Unique Name:</w:t>
      </w:r>
      <w:r w:rsidRPr="5FAA956F">
        <w:rPr>
          <w:rFonts w:ascii="Calibri" w:hAnsi="Calibri" w:eastAsia="Calibri" w:cs="Calibri"/>
          <w:lang w:val="en-CA"/>
        </w:rPr>
        <w:t xml:space="preserve"> Moderate User Accounts.</w:t>
      </w:r>
    </w:p>
    <w:p w:rsidR="301F061A" w:rsidP="005E32BC" w:rsidRDefault="301F061A" w14:paraId="594B15B4" w14:textId="1236E20C">
      <w:pPr>
        <w:pStyle w:val="ListParagraph"/>
        <w:numPr>
          <w:ilvl w:val="0"/>
          <w:numId w:val="29"/>
        </w:numPr>
        <w:spacing w:before="240" w:after="240"/>
        <w:jc w:val="both"/>
        <w:rPr>
          <w:rFonts w:ascii="Calibri" w:hAnsi="Calibri" w:eastAsia="Calibri" w:cs="Calibri"/>
          <w:lang w:val="en-CA"/>
        </w:rPr>
      </w:pPr>
      <w:r w:rsidRPr="5FAA956F">
        <w:rPr>
          <w:rFonts w:ascii="Calibri" w:hAnsi="Calibri" w:eastAsia="Calibri" w:cs="Calibri"/>
          <w:b/>
          <w:bCs/>
          <w:lang w:val="en-CA"/>
        </w:rPr>
        <w:t>Participating Actors:</w:t>
      </w:r>
      <w:r w:rsidRPr="5FAA956F">
        <w:rPr>
          <w:rFonts w:ascii="Calibri" w:hAnsi="Calibri" w:eastAsia="Calibri" w:cs="Calibri"/>
          <w:lang w:val="en-CA"/>
        </w:rPr>
        <w:t xml:space="preserve"> Administrator (Primary).</w:t>
      </w:r>
    </w:p>
    <w:p w:rsidR="301F061A" w:rsidP="005E32BC" w:rsidRDefault="301F061A" w14:paraId="61678AFF" w14:textId="0362ADD5">
      <w:pPr>
        <w:pStyle w:val="ListParagraph"/>
        <w:numPr>
          <w:ilvl w:val="0"/>
          <w:numId w:val="29"/>
        </w:numPr>
        <w:spacing w:before="240" w:after="240"/>
        <w:jc w:val="both"/>
        <w:rPr>
          <w:rFonts w:ascii="Calibri" w:hAnsi="Calibri" w:eastAsia="Calibri" w:cs="Calibri"/>
          <w:lang w:val="en-CA"/>
        </w:rPr>
      </w:pPr>
      <w:r w:rsidRPr="5FAA956F">
        <w:rPr>
          <w:rFonts w:ascii="Calibri" w:hAnsi="Calibri" w:eastAsia="Calibri" w:cs="Calibri"/>
          <w:b/>
          <w:bCs/>
          <w:lang w:val="en-CA"/>
        </w:rPr>
        <w:t>Entry Conditions:</w:t>
      </w:r>
      <w:r w:rsidRPr="5FAA956F">
        <w:rPr>
          <w:rFonts w:ascii="Calibri" w:hAnsi="Calibri" w:eastAsia="Calibri" w:cs="Calibri"/>
          <w:lang w:val="en-CA"/>
        </w:rPr>
        <w:t xml:space="preserve"> Reports of misconduct are </w:t>
      </w:r>
      <w:proofErr w:type="gramStart"/>
      <w:r w:rsidRPr="5FAA956F">
        <w:rPr>
          <w:rFonts w:ascii="Calibri" w:hAnsi="Calibri" w:eastAsia="Calibri" w:cs="Calibri"/>
          <w:lang w:val="en-CA"/>
        </w:rPr>
        <w:t>received</w:t>
      </w:r>
      <w:proofErr w:type="gramEnd"/>
      <w:r w:rsidRPr="5FAA956F">
        <w:rPr>
          <w:rFonts w:ascii="Calibri" w:hAnsi="Calibri" w:eastAsia="Calibri" w:cs="Calibri"/>
          <w:lang w:val="en-CA"/>
        </w:rPr>
        <w:t xml:space="preserve"> or suspicious activity is detected by the system.</w:t>
      </w:r>
    </w:p>
    <w:p w:rsidR="301F061A" w:rsidP="005E32BC" w:rsidRDefault="301F061A" w14:paraId="0E108DF6" w14:textId="35230D2D">
      <w:pPr>
        <w:pStyle w:val="ListParagraph"/>
        <w:numPr>
          <w:ilvl w:val="0"/>
          <w:numId w:val="29"/>
        </w:numPr>
        <w:spacing w:before="240" w:after="240"/>
        <w:jc w:val="both"/>
        <w:rPr>
          <w:rFonts w:ascii="Calibri" w:hAnsi="Calibri" w:eastAsia="Calibri" w:cs="Calibri"/>
          <w:lang w:val="en-CA"/>
        </w:rPr>
      </w:pPr>
      <w:r w:rsidRPr="5FAA956F">
        <w:rPr>
          <w:rFonts w:ascii="Calibri" w:hAnsi="Calibri" w:eastAsia="Calibri" w:cs="Calibri"/>
          <w:b/>
          <w:bCs/>
          <w:lang w:val="en-CA"/>
        </w:rPr>
        <w:t>Exit Conditions:</w:t>
      </w:r>
      <w:r w:rsidRPr="5FAA956F">
        <w:rPr>
          <w:rFonts w:ascii="Calibri" w:hAnsi="Calibri" w:eastAsia="Calibri" w:cs="Calibri"/>
          <w:lang w:val="en-CA"/>
        </w:rPr>
        <w:t xml:space="preserve"> The account is suspended, terminated, or cleared of allegations.</w:t>
      </w:r>
    </w:p>
    <w:p w:rsidR="301F061A" w:rsidP="005E32BC" w:rsidRDefault="301F061A" w14:paraId="65EA935C" w14:textId="49238FC0">
      <w:pPr>
        <w:pStyle w:val="ListParagraph"/>
        <w:numPr>
          <w:ilvl w:val="0"/>
          <w:numId w:val="29"/>
        </w:numPr>
        <w:spacing w:before="240" w:after="240"/>
        <w:jc w:val="both"/>
        <w:rPr>
          <w:rFonts w:ascii="Calibri" w:hAnsi="Calibri" w:eastAsia="Calibri" w:cs="Calibri"/>
          <w:lang w:val="en-CA"/>
        </w:rPr>
      </w:pPr>
      <w:r w:rsidRPr="5FAA956F">
        <w:rPr>
          <w:rFonts w:ascii="Calibri" w:hAnsi="Calibri" w:eastAsia="Calibri" w:cs="Calibri"/>
          <w:b/>
          <w:bCs/>
          <w:lang w:val="en-CA"/>
        </w:rPr>
        <w:t>Flow of Events:</w:t>
      </w:r>
      <w:r w:rsidRPr="5FAA956F">
        <w:rPr>
          <w:rFonts w:ascii="Calibri" w:hAnsi="Calibri" w:eastAsia="Calibri" w:cs="Calibri"/>
          <w:lang w:val="en-CA"/>
        </w:rPr>
        <w:t xml:space="preserve"> </w:t>
      </w:r>
    </w:p>
    <w:p w:rsidR="301F061A" w:rsidP="005E32BC" w:rsidRDefault="301F061A" w14:paraId="13A44F3F" w14:textId="012EB967">
      <w:pPr>
        <w:pStyle w:val="ListParagraph"/>
        <w:numPr>
          <w:ilvl w:val="1"/>
          <w:numId w:val="29"/>
        </w:numPr>
        <w:spacing w:before="240" w:after="240"/>
        <w:jc w:val="both"/>
        <w:rPr>
          <w:rFonts w:ascii="Calibri" w:hAnsi="Calibri" w:eastAsia="Calibri" w:cs="Calibri"/>
          <w:lang w:val="en-CA"/>
        </w:rPr>
      </w:pPr>
      <w:r w:rsidRPr="5FAA956F">
        <w:rPr>
          <w:rFonts w:ascii="Calibri" w:hAnsi="Calibri" w:eastAsia="Calibri" w:cs="Calibri"/>
          <w:lang w:val="en-CA"/>
        </w:rPr>
        <w:t>The Administrator accesses the account moderation dashboard.</w:t>
      </w:r>
    </w:p>
    <w:p w:rsidR="301F061A" w:rsidP="005E32BC" w:rsidRDefault="301F061A" w14:paraId="696A85ED" w14:textId="4339A8BA">
      <w:pPr>
        <w:pStyle w:val="ListParagraph"/>
        <w:numPr>
          <w:ilvl w:val="1"/>
          <w:numId w:val="29"/>
        </w:numPr>
        <w:spacing w:before="240" w:after="240"/>
        <w:jc w:val="both"/>
        <w:rPr>
          <w:rFonts w:ascii="Calibri" w:hAnsi="Calibri" w:eastAsia="Calibri" w:cs="Calibri"/>
          <w:lang w:val="en-CA"/>
        </w:rPr>
      </w:pPr>
      <w:r w:rsidRPr="5FAA956F">
        <w:rPr>
          <w:rFonts w:ascii="Calibri" w:hAnsi="Calibri" w:eastAsia="Calibri" w:cs="Calibri"/>
          <w:lang w:val="en-CA"/>
        </w:rPr>
        <w:t>The Administrator searches for the specific User or Helper profile.</w:t>
      </w:r>
    </w:p>
    <w:p w:rsidR="301F061A" w:rsidP="005E32BC" w:rsidRDefault="301F061A" w14:paraId="10FB2477" w14:textId="0231EBEC">
      <w:pPr>
        <w:pStyle w:val="ListParagraph"/>
        <w:numPr>
          <w:ilvl w:val="1"/>
          <w:numId w:val="29"/>
        </w:numPr>
        <w:spacing w:before="240" w:after="240"/>
        <w:jc w:val="both"/>
        <w:rPr>
          <w:rFonts w:ascii="Calibri" w:hAnsi="Calibri" w:eastAsia="Calibri" w:cs="Calibri"/>
          <w:lang w:val="en-CA"/>
        </w:rPr>
      </w:pPr>
      <w:r w:rsidRPr="5FAA956F">
        <w:rPr>
          <w:rFonts w:ascii="Calibri" w:hAnsi="Calibri" w:eastAsia="Calibri" w:cs="Calibri"/>
          <w:lang w:val="en-CA"/>
        </w:rPr>
        <w:t>The Administrator reviews the account history and specific report details.</w:t>
      </w:r>
    </w:p>
    <w:p w:rsidR="301F061A" w:rsidP="005E32BC" w:rsidRDefault="301F061A" w14:paraId="12087032" w14:textId="37C3EC6E">
      <w:pPr>
        <w:pStyle w:val="ListParagraph"/>
        <w:numPr>
          <w:ilvl w:val="1"/>
          <w:numId w:val="29"/>
        </w:numPr>
        <w:spacing w:before="240" w:after="240"/>
        <w:jc w:val="both"/>
        <w:rPr>
          <w:rFonts w:ascii="Calibri" w:hAnsi="Calibri" w:eastAsia="Calibri" w:cs="Calibri"/>
          <w:lang w:val="en-CA"/>
        </w:rPr>
      </w:pPr>
      <w:r w:rsidRPr="5FAA956F">
        <w:rPr>
          <w:rFonts w:ascii="Calibri" w:hAnsi="Calibri" w:eastAsia="Calibri" w:cs="Calibri"/>
          <w:lang w:val="en-CA"/>
        </w:rPr>
        <w:t>The Administrator applies the appropriate disciplinary action (e.g., suspension or ban).</w:t>
      </w:r>
    </w:p>
    <w:p w:rsidR="301F061A" w:rsidP="005E32BC" w:rsidRDefault="301F061A" w14:paraId="2FA17ECE" w14:textId="652D0EFC">
      <w:pPr>
        <w:pStyle w:val="ListParagraph"/>
        <w:numPr>
          <w:ilvl w:val="0"/>
          <w:numId w:val="29"/>
        </w:numPr>
        <w:spacing w:before="240" w:after="240"/>
        <w:jc w:val="both"/>
        <w:rPr>
          <w:rFonts w:ascii="Calibri" w:hAnsi="Calibri" w:eastAsia="Calibri" w:cs="Calibri"/>
          <w:lang w:val="en-CA"/>
        </w:rPr>
      </w:pPr>
      <w:r w:rsidRPr="5FAA956F">
        <w:rPr>
          <w:rFonts w:ascii="Calibri" w:hAnsi="Calibri" w:eastAsia="Calibri" w:cs="Calibri"/>
          <w:b/>
          <w:bCs/>
          <w:lang w:val="en-CA"/>
        </w:rPr>
        <w:t>Special Requirements:</w:t>
      </w:r>
      <w:r w:rsidRPr="5FAA956F">
        <w:rPr>
          <w:rFonts w:ascii="Calibri" w:hAnsi="Calibri" w:eastAsia="Calibri" w:cs="Calibri"/>
          <w:lang w:val="en-CA"/>
        </w:rPr>
        <w:t xml:space="preserve"> The system must restrict access to all platform features for suspended accounts immediately.</w:t>
      </w:r>
    </w:p>
    <w:p w:rsidR="301F061A" w:rsidP="0012514A" w:rsidRDefault="3C9FC3C8" w14:paraId="2FF80B4D" w14:textId="0E226FA1">
      <w:pPr>
        <w:pStyle w:val="Heading3"/>
        <w:spacing w:before="319" w:after="319"/>
        <w:jc w:val="both"/>
        <w:rPr>
          <w:rFonts w:ascii="Calibri" w:hAnsi="Calibri" w:eastAsia="Calibri" w:cs="Calibri"/>
          <w:b/>
          <w:i/>
          <w:color w:val="auto"/>
          <w:lang w:val="en-CA"/>
        </w:rPr>
      </w:pPr>
      <w:bookmarkStart w:name="_Toc220106764" w:id="33"/>
      <w:r w:rsidRPr="104B3967">
        <w:rPr>
          <w:rFonts w:ascii="Calibri" w:hAnsi="Calibri" w:eastAsia="Calibri" w:cs="Calibri"/>
          <w:b/>
          <w:bCs/>
          <w:i/>
          <w:iCs/>
          <w:color w:val="auto"/>
          <w:lang w:val="en-CA"/>
        </w:rPr>
        <w:t>5.</w:t>
      </w:r>
      <w:r w:rsidRPr="19A5E370" w:rsidR="5F86BAA7">
        <w:rPr>
          <w:rFonts w:ascii="Calibri" w:hAnsi="Calibri" w:eastAsia="Calibri" w:cs="Calibri"/>
          <w:b/>
          <w:bCs/>
          <w:i/>
          <w:iCs/>
          <w:color w:val="auto"/>
          <w:lang w:val="en-CA"/>
        </w:rPr>
        <w:t>12</w:t>
      </w:r>
      <w:r w:rsidRPr="262F3164" w:rsidR="301F061A">
        <w:rPr>
          <w:rFonts w:ascii="Calibri" w:hAnsi="Calibri" w:eastAsia="Calibri" w:cs="Calibri"/>
          <w:b/>
          <w:i/>
          <w:color w:val="auto"/>
          <w:lang w:val="en-CA"/>
        </w:rPr>
        <w:t xml:space="preserve"> UC12: Resolve Session Disputes</w:t>
      </w:r>
      <w:bookmarkEnd w:id="33"/>
    </w:p>
    <w:p w:rsidR="301F061A" w:rsidP="5FAA956F" w:rsidRDefault="301F061A" w14:paraId="113DE4A3" w14:textId="54BE6313">
      <w:pPr>
        <w:pStyle w:val="ListParagraph"/>
        <w:numPr>
          <w:ilvl w:val="0"/>
          <w:numId w:val="28"/>
        </w:numPr>
        <w:spacing w:before="240" w:after="240"/>
        <w:jc w:val="both"/>
        <w:rPr>
          <w:rFonts w:ascii="Calibri" w:hAnsi="Calibri" w:eastAsia="Calibri" w:cs="Calibri"/>
          <w:lang w:val="en-CA"/>
        </w:rPr>
      </w:pPr>
      <w:r w:rsidRPr="5FAA956F">
        <w:rPr>
          <w:rFonts w:ascii="Calibri" w:hAnsi="Calibri" w:eastAsia="Calibri" w:cs="Calibri"/>
          <w:b/>
          <w:bCs/>
          <w:lang w:val="en-CA"/>
        </w:rPr>
        <w:t>Unique Name:</w:t>
      </w:r>
      <w:r w:rsidRPr="5FAA956F">
        <w:rPr>
          <w:rFonts w:ascii="Calibri" w:hAnsi="Calibri" w:eastAsia="Calibri" w:cs="Calibri"/>
          <w:lang w:val="en-CA"/>
        </w:rPr>
        <w:t xml:space="preserve"> Resolve Session Disputes.</w:t>
      </w:r>
    </w:p>
    <w:p w:rsidR="301F061A" w:rsidP="5FAA956F" w:rsidRDefault="301F061A" w14:paraId="5DE9767B" w14:textId="59AC3A13">
      <w:pPr>
        <w:pStyle w:val="ListParagraph"/>
        <w:numPr>
          <w:ilvl w:val="0"/>
          <w:numId w:val="28"/>
        </w:numPr>
        <w:spacing w:before="240" w:after="240"/>
        <w:jc w:val="both"/>
        <w:rPr>
          <w:rFonts w:ascii="Calibri" w:hAnsi="Calibri" w:eastAsia="Calibri" w:cs="Calibri"/>
          <w:lang w:val="en-CA"/>
        </w:rPr>
      </w:pPr>
      <w:r w:rsidRPr="5FAA956F">
        <w:rPr>
          <w:rFonts w:ascii="Calibri" w:hAnsi="Calibri" w:eastAsia="Calibri" w:cs="Calibri"/>
          <w:b/>
          <w:bCs/>
          <w:lang w:val="en-CA"/>
        </w:rPr>
        <w:t>Participating Actors:</w:t>
      </w:r>
      <w:r w:rsidRPr="5FAA956F">
        <w:rPr>
          <w:rFonts w:ascii="Calibri" w:hAnsi="Calibri" w:eastAsia="Calibri" w:cs="Calibri"/>
          <w:lang w:val="en-CA"/>
        </w:rPr>
        <w:t xml:space="preserve"> Administrator (Primary), User, Helper (Supporting).</w:t>
      </w:r>
    </w:p>
    <w:p w:rsidR="301F061A" w:rsidP="5FAA956F" w:rsidRDefault="301F061A" w14:paraId="4B2D8BDE" w14:textId="30F1A9C7">
      <w:pPr>
        <w:pStyle w:val="ListParagraph"/>
        <w:numPr>
          <w:ilvl w:val="0"/>
          <w:numId w:val="28"/>
        </w:numPr>
        <w:spacing w:before="240" w:after="240"/>
        <w:jc w:val="both"/>
        <w:rPr>
          <w:rFonts w:ascii="Calibri" w:hAnsi="Calibri" w:eastAsia="Calibri" w:cs="Calibri"/>
          <w:lang w:val="en-CA"/>
        </w:rPr>
      </w:pPr>
      <w:r w:rsidRPr="5FAA956F">
        <w:rPr>
          <w:rFonts w:ascii="Calibri" w:hAnsi="Calibri" w:eastAsia="Calibri" w:cs="Calibri"/>
          <w:b/>
          <w:bCs/>
          <w:lang w:val="en-CA"/>
        </w:rPr>
        <w:t>Entry Conditions:</w:t>
      </w:r>
      <w:r w:rsidRPr="5FAA956F">
        <w:rPr>
          <w:rFonts w:ascii="Calibri" w:hAnsi="Calibri" w:eastAsia="Calibri" w:cs="Calibri"/>
          <w:lang w:val="en-CA"/>
        </w:rPr>
        <w:t xml:space="preserve"> A formal claim is filed regarding a specific video session or billing discrepancy.</w:t>
      </w:r>
    </w:p>
    <w:p w:rsidR="301F061A" w:rsidP="5FAA956F" w:rsidRDefault="301F061A" w14:paraId="5EFF00CE" w14:textId="7B24E577">
      <w:pPr>
        <w:pStyle w:val="ListParagraph"/>
        <w:numPr>
          <w:ilvl w:val="0"/>
          <w:numId w:val="28"/>
        </w:numPr>
        <w:spacing w:before="240" w:after="240"/>
        <w:jc w:val="both"/>
        <w:rPr>
          <w:rFonts w:ascii="Calibri" w:hAnsi="Calibri" w:eastAsia="Calibri" w:cs="Calibri"/>
          <w:lang w:val="en-CA"/>
        </w:rPr>
      </w:pPr>
      <w:r w:rsidRPr="5FAA956F">
        <w:rPr>
          <w:rFonts w:ascii="Calibri" w:hAnsi="Calibri" w:eastAsia="Calibri" w:cs="Calibri"/>
          <w:b/>
          <w:bCs/>
          <w:lang w:val="en-CA"/>
        </w:rPr>
        <w:t>Exit Conditions:</w:t>
      </w:r>
      <w:r w:rsidRPr="5FAA956F">
        <w:rPr>
          <w:rFonts w:ascii="Calibri" w:hAnsi="Calibri" w:eastAsia="Calibri" w:cs="Calibri"/>
          <w:lang w:val="en-CA"/>
        </w:rPr>
        <w:t xml:space="preserve"> A final decision is made, resulting in either a payment confirmation or a refund.</w:t>
      </w:r>
    </w:p>
    <w:p w:rsidR="301F061A" w:rsidP="5FAA956F" w:rsidRDefault="301F061A" w14:paraId="52CE2FFB" w14:textId="0CDB0618">
      <w:pPr>
        <w:pStyle w:val="ListParagraph"/>
        <w:numPr>
          <w:ilvl w:val="0"/>
          <w:numId w:val="28"/>
        </w:numPr>
        <w:spacing w:before="240" w:after="240"/>
        <w:jc w:val="both"/>
        <w:rPr>
          <w:rFonts w:ascii="Calibri" w:hAnsi="Calibri" w:eastAsia="Calibri" w:cs="Calibri"/>
          <w:lang w:val="en-CA"/>
        </w:rPr>
      </w:pPr>
      <w:r w:rsidRPr="5FAA956F">
        <w:rPr>
          <w:rFonts w:ascii="Calibri" w:hAnsi="Calibri" w:eastAsia="Calibri" w:cs="Calibri"/>
          <w:b/>
          <w:bCs/>
          <w:lang w:val="en-CA"/>
        </w:rPr>
        <w:t>Flow of Events:</w:t>
      </w:r>
      <w:r w:rsidRPr="5FAA956F">
        <w:rPr>
          <w:rFonts w:ascii="Calibri" w:hAnsi="Calibri" w:eastAsia="Calibri" w:cs="Calibri"/>
          <w:lang w:val="en-CA"/>
        </w:rPr>
        <w:t xml:space="preserve"> </w:t>
      </w:r>
    </w:p>
    <w:p w:rsidR="301F061A" w:rsidP="5FAA956F" w:rsidRDefault="301F061A" w14:paraId="2EE06F3A" w14:textId="1C761A43">
      <w:pPr>
        <w:pStyle w:val="ListParagraph"/>
        <w:numPr>
          <w:ilvl w:val="1"/>
          <w:numId w:val="28"/>
        </w:numPr>
        <w:spacing w:before="240" w:after="240"/>
        <w:jc w:val="both"/>
        <w:rPr>
          <w:rFonts w:ascii="Calibri" w:hAnsi="Calibri" w:eastAsia="Calibri" w:cs="Calibri"/>
          <w:lang w:val="en-CA"/>
        </w:rPr>
      </w:pPr>
      <w:r w:rsidRPr="5FAA956F">
        <w:rPr>
          <w:rFonts w:ascii="Calibri" w:hAnsi="Calibri" w:eastAsia="Calibri" w:cs="Calibri"/>
          <w:lang w:val="en-CA"/>
        </w:rPr>
        <w:t>The Administrator identifies the session ID related to the dispute.</w:t>
      </w:r>
    </w:p>
    <w:p w:rsidR="301F061A" w:rsidP="5FAA956F" w:rsidRDefault="301F061A" w14:paraId="50F168E8" w14:textId="2D4043E3">
      <w:pPr>
        <w:pStyle w:val="ListParagraph"/>
        <w:numPr>
          <w:ilvl w:val="1"/>
          <w:numId w:val="28"/>
        </w:numPr>
        <w:spacing w:before="240" w:after="240"/>
        <w:jc w:val="both"/>
        <w:rPr>
          <w:rFonts w:ascii="Calibri" w:hAnsi="Calibri" w:eastAsia="Calibri" w:cs="Calibri"/>
          <w:lang w:val="en-CA"/>
        </w:rPr>
      </w:pPr>
      <w:r w:rsidRPr="5FAA956F">
        <w:rPr>
          <w:rFonts w:ascii="Calibri" w:hAnsi="Calibri" w:eastAsia="Calibri" w:cs="Calibri"/>
          <w:lang w:val="en-CA"/>
        </w:rPr>
        <w:t>The System displays the session metadata (duration, connection logs) and anonymized chat logs.</w:t>
      </w:r>
    </w:p>
    <w:p w:rsidR="301F061A" w:rsidP="5FAA956F" w:rsidRDefault="301F061A" w14:paraId="44C51816" w14:textId="6BDBB167">
      <w:pPr>
        <w:pStyle w:val="ListParagraph"/>
        <w:numPr>
          <w:ilvl w:val="1"/>
          <w:numId w:val="28"/>
        </w:numPr>
        <w:spacing w:before="240" w:after="240"/>
        <w:jc w:val="both"/>
        <w:rPr>
          <w:rFonts w:ascii="Calibri" w:hAnsi="Calibri" w:eastAsia="Calibri" w:cs="Calibri"/>
          <w:lang w:val="en-CA"/>
        </w:rPr>
      </w:pPr>
      <w:r w:rsidRPr="5FAA956F">
        <w:rPr>
          <w:rFonts w:ascii="Calibri" w:hAnsi="Calibri" w:eastAsia="Calibri" w:cs="Calibri"/>
          <w:lang w:val="en-CA"/>
        </w:rPr>
        <w:t>The Administrator evaluates the evidence to determine if the service was successfully rendered.</w:t>
      </w:r>
    </w:p>
    <w:p w:rsidR="301F061A" w:rsidP="5FAA956F" w:rsidRDefault="301F061A" w14:paraId="746793B9" w14:textId="6792B8F5">
      <w:pPr>
        <w:pStyle w:val="ListParagraph"/>
        <w:numPr>
          <w:ilvl w:val="1"/>
          <w:numId w:val="28"/>
        </w:numPr>
        <w:spacing w:before="240" w:after="240"/>
        <w:jc w:val="both"/>
        <w:rPr>
          <w:rFonts w:ascii="Calibri" w:hAnsi="Calibri" w:eastAsia="Calibri" w:cs="Calibri"/>
          <w:lang w:val="en-CA"/>
        </w:rPr>
      </w:pPr>
      <w:r w:rsidRPr="5FAA956F">
        <w:rPr>
          <w:rFonts w:ascii="Calibri" w:hAnsi="Calibri" w:eastAsia="Calibri" w:cs="Calibri"/>
          <w:lang w:val="en-CA"/>
        </w:rPr>
        <w:t>The Administrator executes a final decision, such as issuing a refund through the Stripe API if the claim is valid.</w:t>
      </w:r>
    </w:p>
    <w:p w:rsidR="301F061A" w:rsidP="5FAA956F" w:rsidRDefault="301F061A" w14:paraId="160290C8" w14:textId="15510252">
      <w:pPr>
        <w:pStyle w:val="ListParagraph"/>
        <w:numPr>
          <w:ilvl w:val="0"/>
          <w:numId w:val="28"/>
        </w:numPr>
        <w:spacing w:before="240" w:after="240"/>
        <w:jc w:val="both"/>
        <w:rPr>
          <w:rFonts w:ascii="Calibri" w:hAnsi="Calibri" w:eastAsia="Calibri" w:cs="Calibri"/>
          <w:lang w:val="en-CA"/>
        </w:rPr>
      </w:pPr>
      <w:r w:rsidRPr="5FAA956F">
        <w:rPr>
          <w:rFonts w:ascii="Calibri" w:hAnsi="Calibri" w:eastAsia="Calibri" w:cs="Calibri"/>
          <w:b/>
          <w:bCs/>
          <w:lang w:val="en-CA"/>
        </w:rPr>
        <w:t>Special Requirements:</w:t>
      </w:r>
      <w:r w:rsidRPr="5FAA956F">
        <w:rPr>
          <w:rFonts w:ascii="Calibri" w:hAnsi="Calibri" w:eastAsia="Calibri" w:cs="Calibri"/>
          <w:lang w:val="en-CA"/>
        </w:rPr>
        <w:t xml:space="preserve"> Access to chat logs must strictly follow the anonymization rules defined in the privacy requirements.</w:t>
      </w:r>
    </w:p>
    <w:p w:rsidR="0728F72B" w:rsidP="0728F72B" w:rsidRDefault="0728F72B" w14:paraId="1195A7D7" w14:textId="1CE0754F">
      <w:pPr>
        <w:spacing w:before="240" w:after="240"/>
        <w:jc w:val="both"/>
        <w:rPr>
          <w:rFonts w:ascii="Calibri" w:hAnsi="Calibri" w:eastAsia="Calibri" w:cs="Calibri"/>
          <w:lang w:val="en-CA"/>
        </w:rPr>
      </w:pPr>
    </w:p>
    <w:p w:rsidR="754D1E28" w:rsidP="2E36F031" w:rsidRDefault="754D1E28" w14:paraId="2E31B2EF" w14:textId="4476C080">
      <w:pPr>
        <w:pStyle w:val="Heading1"/>
        <w:spacing w:before="240" w:after="120"/>
        <w:jc w:val="both"/>
        <w:rPr>
          <w:rFonts w:ascii="Calibri" w:hAnsi="Calibri" w:eastAsia="Calibri" w:cs="Calibri"/>
          <w:b/>
          <w:bCs/>
          <w:color w:val="auto"/>
          <w:sz w:val="32"/>
          <w:szCs w:val="32"/>
          <w:lang w:val="en-US"/>
        </w:rPr>
      </w:pPr>
    </w:p>
    <w:p w:rsidR="754D1E28" w:rsidP="2E36F031" w:rsidRDefault="3F334067" w14:paraId="3AAE6FA2" w14:textId="25DB86D1">
      <w:pPr>
        <w:spacing w:before="240" w:after="120"/>
      </w:pPr>
      <w:r>
        <w:br w:type="page"/>
      </w:r>
    </w:p>
    <w:p w:rsidR="754D1E28" w:rsidP="08000378" w:rsidRDefault="3F334067" w14:paraId="41289ADF" w14:textId="4F2C6F47">
      <w:pPr>
        <w:pStyle w:val="Heading1"/>
        <w:spacing w:before="240" w:after="120"/>
        <w:jc w:val="both"/>
        <w:rPr>
          <w:rFonts w:ascii="Calibri" w:hAnsi="Calibri" w:eastAsia="Calibri" w:cs="Calibri"/>
          <w:b/>
          <w:bCs/>
          <w:color w:val="auto"/>
          <w:sz w:val="32"/>
          <w:szCs w:val="32"/>
          <w:lang w:val="en-US"/>
        </w:rPr>
      </w:pPr>
      <w:bookmarkStart w:name="_Toc220106765" w:id="34"/>
      <w:r w:rsidRPr="08000378">
        <w:rPr>
          <w:rFonts w:ascii="Calibri" w:hAnsi="Calibri" w:eastAsia="Calibri" w:cs="Calibri"/>
          <w:b/>
          <w:bCs/>
          <w:color w:val="auto"/>
          <w:sz w:val="32"/>
          <w:szCs w:val="32"/>
          <w:lang w:val="en-US"/>
        </w:rPr>
        <w:t>6</w:t>
      </w:r>
      <w:r w:rsidRPr="08000378" w:rsidR="2D4853D1">
        <w:rPr>
          <w:rFonts w:ascii="Calibri" w:hAnsi="Calibri" w:eastAsia="Calibri" w:cs="Calibri"/>
          <w:b/>
          <w:bCs/>
          <w:color w:val="auto"/>
          <w:sz w:val="32"/>
          <w:szCs w:val="32"/>
          <w:lang w:val="en-US"/>
        </w:rPr>
        <w:t>. Technical Feasibility and Architecture</w:t>
      </w:r>
      <w:bookmarkEnd w:id="34"/>
    </w:p>
    <w:p w:rsidR="754D1E28" w:rsidP="08000378" w:rsidRDefault="2D4853D1" w14:paraId="31F83861" w14:textId="561DA19C">
      <w:pPr>
        <w:spacing w:after="240" w:line="240" w:lineRule="auto"/>
        <w:jc w:val="both"/>
        <w:rPr>
          <w:rFonts w:ascii="Calibri" w:hAnsi="Calibri" w:eastAsia="Calibri" w:cs="Calibri"/>
          <w:color w:val="1F1F1F"/>
          <w:lang w:val="en-US"/>
        </w:rPr>
      </w:pPr>
      <w:r w:rsidRPr="08000378">
        <w:rPr>
          <w:rFonts w:ascii="Calibri" w:hAnsi="Calibri" w:eastAsia="Calibri" w:cs="Calibri"/>
          <w:color w:val="1F1F1F"/>
          <w:lang w:val="en-US"/>
        </w:rPr>
        <w:t xml:space="preserve">This section evaluates the technical viability of the project, detailing the chosen technology </w:t>
      </w:r>
      <w:r w:rsidRPr="08000378" w:rsidR="046FAEB6">
        <w:rPr>
          <w:rFonts w:ascii="Calibri" w:hAnsi="Calibri" w:eastAsia="Calibri" w:cs="Calibri"/>
          <w:color w:val="1F1F1F"/>
          <w:lang w:val="en-US"/>
        </w:rPr>
        <w:t>stack</w:t>
      </w:r>
      <w:r w:rsidRPr="08523CB3" w:rsidR="59DD15B5">
        <w:rPr>
          <w:rFonts w:ascii="Calibri" w:hAnsi="Calibri" w:eastAsia="Calibri" w:cs="Calibri"/>
          <w:color w:val="1F1F1F"/>
          <w:lang w:val="en-US"/>
        </w:rPr>
        <w:t>,</w:t>
      </w:r>
      <w:r w:rsidRPr="08000378" w:rsidR="046FAEB6">
        <w:rPr>
          <w:rFonts w:ascii="Calibri" w:hAnsi="Calibri" w:eastAsia="Calibri" w:cs="Calibri"/>
          <w:color w:val="1F1F1F"/>
          <w:lang w:val="en-US"/>
        </w:rPr>
        <w:t xml:space="preserve"> </w:t>
      </w:r>
      <w:r w:rsidRPr="08000378">
        <w:rPr>
          <w:rFonts w:ascii="Calibri" w:hAnsi="Calibri" w:eastAsia="Calibri" w:cs="Calibri"/>
          <w:color w:val="1F1F1F"/>
          <w:lang w:val="en-US"/>
        </w:rPr>
        <w:t>and addressing the critical challenges associated with real-time video implementation.</w:t>
      </w:r>
    </w:p>
    <w:p w:rsidR="754D1E28" w:rsidP="005E32BC" w:rsidRDefault="606BBF26" w14:paraId="3D34D48A" w14:textId="1583E90C">
      <w:pPr>
        <w:pStyle w:val="Heading2"/>
        <w:keepNext w:val="0"/>
        <w:keepLines w:val="0"/>
        <w:spacing w:before="0" w:after="120" w:line="240" w:lineRule="auto"/>
        <w:jc w:val="both"/>
        <w:rPr>
          <w:rFonts w:ascii="Calibri" w:hAnsi="Calibri" w:eastAsia="Calibri" w:cs="Calibri"/>
          <w:b/>
          <w:bCs/>
          <w:color w:val="1F1F1F"/>
          <w:lang w:val="en-US"/>
        </w:rPr>
      </w:pPr>
      <w:bookmarkStart w:name="_Toc220106766" w:id="35"/>
      <w:r w:rsidRPr="08000378">
        <w:rPr>
          <w:rFonts w:ascii="Calibri" w:hAnsi="Calibri" w:eastAsia="Calibri" w:cs="Calibri"/>
          <w:b/>
          <w:bCs/>
          <w:color w:val="1F1F1F"/>
          <w:lang w:val="en-US"/>
        </w:rPr>
        <w:t>6</w:t>
      </w:r>
      <w:r w:rsidRPr="08000378" w:rsidR="2D4853D1">
        <w:rPr>
          <w:rFonts w:ascii="Calibri" w:hAnsi="Calibri" w:eastAsia="Calibri" w:cs="Calibri"/>
          <w:b/>
          <w:bCs/>
          <w:color w:val="1F1F1F"/>
          <w:lang w:val="en-US"/>
        </w:rPr>
        <w:t>.1 Technology Stack Selection</w:t>
      </w:r>
      <w:bookmarkEnd w:id="35"/>
    </w:p>
    <w:p w:rsidR="754D1E28" w:rsidP="08000378" w:rsidRDefault="2D4853D1" w14:paraId="37EC4A15" w14:textId="6038C434">
      <w:pPr>
        <w:spacing w:after="120" w:line="240" w:lineRule="auto"/>
        <w:jc w:val="both"/>
        <w:rPr>
          <w:rFonts w:ascii="Calibri" w:hAnsi="Calibri" w:eastAsia="Calibri" w:cs="Calibri"/>
          <w:color w:val="444746"/>
          <w:vertAlign w:val="superscript"/>
          <w:lang w:val="en-US"/>
        </w:rPr>
      </w:pPr>
      <w:r w:rsidRPr="08000378">
        <w:rPr>
          <w:rFonts w:ascii="Calibri" w:hAnsi="Calibri" w:eastAsia="Calibri" w:cs="Calibri"/>
          <w:color w:val="1F1F1F"/>
          <w:lang w:val="en-US"/>
        </w:rPr>
        <w:t>The project will utilize a modern, open-source technology stack chosen for its reliability, community support, and alignment with the course's learning outcomes.</w:t>
      </w:r>
    </w:p>
    <w:p w:rsidR="754D1E28" w:rsidP="0065331D" w:rsidRDefault="51AF33F4" w14:paraId="23B83000" w14:textId="38DA029A">
      <w:pPr>
        <w:pStyle w:val="ListParagraph"/>
        <w:numPr>
          <w:ilvl w:val="0"/>
          <w:numId w:val="12"/>
        </w:numPr>
        <w:spacing w:before="240" w:after="0" w:line="240" w:lineRule="auto"/>
        <w:contextualSpacing w:val="0"/>
        <w:jc w:val="both"/>
        <w:rPr>
          <w:rFonts w:ascii="Calibri" w:hAnsi="Calibri" w:eastAsia="Calibri" w:cs="Calibri"/>
          <w:b/>
          <w:bCs/>
          <w:lang w:val="en-US"/>
        </w:rPr>
      </w:pPr>
      <w:r w:rsidRPr="08000378">
        <w:rPr>
          <w:rFonts w:ascii="Calibri" w:hAnsi="Calibri" w:eastAsia="Calibri" w:cs="Calibri"/>
          <w:b/>
          <w:bCs/>
          <w:lang w:val="en-US"/>
        </w:rPr>
        <w:t>Backend Framework: Java Spring Boot (v3.x</w:t>
      </w:r>
      <w:r w:rsidRPr="59CA5923">
        <w:rPr>
          <w:rFonts w:ascii="Calibri" w:hAnsi="Calibri" w:eastAsia="Calibri" w:cs="Calibri"/>
          <w:b/>
          <w:bCs/>
          <w:lang w:val="en-US"/>
        </w:rPr>
        <w:t>)</w:t>
      </w:r>
      <w:r w:rsidRPr="59CA5923" w:rsidR="74E1D9D5">
        <w:rPr>
          <w:rFonts w:ascii="Calibri" w:hAnsi="Calibri" w:eastAsia="Calibri" w:cs="Calibri"/>
          <w:b/>
          <w:bCs/>
          <w:lang w:val="en-US"/>
        </w:rPr>
        <w:t>:</w:t>
      </w:r>
    </w:p>
    <w:p w:rsidR="754D1E28" w:rsidP="59CA5923" w:rsidRDefault="51AF33F4" w14:paraId="436BB92B" w14:textId="06070A21">
      <w:pPr>
        <w:pStyle w:val="ListParagraph"/>
        <w:spacing w:after="240" w:line="240" w:lineRule="auto"/>
        <w:jc w:val="both"/>
        <w:rPr>
          <w:rFonts w:ascii="Calibri" w:hAnsi="Calibri" w:eastAsia="Calibri" w:cs="Calibri"/>
          <w:lang w:val="en-US"/>
        </w:rPr>
      </w:pPr>
      <w:r w:rsidRPr="08000378">
        <w:rPr>
          <w:rFonts w:ascii="Calibri" w:hAnsi="Calibri" w:eastAsia="Calibri" w:cs="Calibri"/>
          <w:lang w:val="en-US"/>
        </w:rPr>
        <w:t>Spring Boot is the industry standard for enterprise Java development. It offers a mature ecosystem with spring-boot-starter-</w:t>
      </w:r>
      <w:proofErr w:type="spellStart"/>
      <w:r w:rsidRPr="08000378">
        <w:rPr>
          <w:rFonts w:ascii="Calibri" w:hAnsi="Calibri" w:eastAsia="Calibri" w:cs="Calibri"/>
          <w:lang w:val="en-US"/>
        </w:rPr>
        <w:t>websocket</w:t>
      </w:r>
      <w:proofErr w:type="spellEnd"/>
      <w:r w:rsidRPr="08000378">
        <w:rPr>
          <w:rFonts w:ascii="Calibri" w:hAnsi="Calibri" w:eastAsia="Calibri" w:cs="Calibri"/>
          <w:lang w:val="en-US"/>
        </w:rPr>
        <w:t xml:space="preserve"> for handling the signaling layer and spring-boot-starter-data-</w:t>
      </w:r>
      <w:proofErr w:type="spellStart"/>
      <w:r w:rsidRPr="08000378">
        <w:rPr>
          <w:rFonts w:ascii="Calibri" w:hAnsi="Calibri" w:eastAsia="Calibri" w:cs="Calibri"/>
          <w:lang w:val="en-US"/>
        </w:rPr>
        <w:t>jpa</w:t>
      </w:r>
      <w:proofErr w:type="spellEnd"/>
      <w:r w:rsidRPr="08000378">
        <w:rPr>
          <w:rFonts w:ascii="Calibri" w:hAnsi="Calibri" w:eastAsia="Calibri" w:cs="Calibri"/>
          <w:lang w:val="en-US"/>
        </w:rPr>
        <w:t xml:space="preserve"> for database interactions. Its dependency injection and MVC architecture promote clean, maintainable code.</w:t>
      </w:r>
    </w:p>
    <w:p w:rsidR="754D1E28" w:rsidP="0065331D" w:rsidRDefault="51AF33F4" w14:paraId="48ED185D" w14:textId="39AC53E6">
      <w:pPr>
        <w:pStyle w:val="ListParagraph"/>
        <w:numPr>
          <w:ilvl w:val="0"/>
          <w:numId w:val="12"/>
        </w:numPr>
        <w:spacing w:before="240" w:after="0" w:line="240" w:lineRule="auto"/>
        <w:contextualSpacing w:val="0"/>
        <w:jc w:val="both"/>
        <w:rPr>
          <w:rFonts w:ascii="Calibri" w:hAnsi="Calibri" w:eastAsia="Calibri" w:cs="Calibri"/>
          <w:b/>
          <w:bCs/>
          <w:lang w:val="en-US"/>
        </w:rPr>
      </w:pPr>
      <w:r w:rsidRPr="08000378">
        <w:rPr>
          <w:rFonts w:ascii="Calibri" w:hAnsi="Calibri" w:eastAsia="Calibri" w:cs="Calibri"/>
          <w:b/>
          <w:bCs/>
          <w:lang w:val="en-US"/>
        </w:rPr>
        <w:t>Real-Time Communication Protocol: WebRTC (Web Real-Time Communication</w:t>
      </w:r>
      <w:r w:rsidRPr="59CA5923">
        <w:rPr>
          <w:rFonts w:ascii="Calibri" w:hAnsi="Calibri" w:eastAsia="Calibri" w:cs="Calibri"/>
          <w:b/>
          <w:bCs/>
          <w:lang w:val="en-US"/>
        </w:rPr>
        <w:t>)</w:t>
      </w:r>
      <w:r w:rsidRPr="59CA5923" w:rsidR="6A093CDE">
        <w:rPr>
          <w:rFonts w:ascii="Calibri" w:hAnsi="Calibri" w:eastAsia="Calibri" w:cs="Calibri"/>
          <w:b/>
          <w:bCs/>
          <w:lang w:val="en-US"/>
        </w:rPr>
        <w:t>:</w:t>
      </w:r>
    </w:p>
    <w:p w:rsidR="754D1E28" w:rsidP="59CA5923" w:rsidRDefault="51AF33F4" w14:paraId="004E92F4" w14:textId="01264740">
      <w:pPr>
        <w:pStyle w:val="ListParagraph"/>
        <w:spacing w:after="240" w:line="240" w:lineRule="auto"/>
        <w:jc w:val="both"/>
        <w:rPr>
          <w:rFonts w:ascii="Calibri" w:hAnsi="Calibri" w:eastAsia="Calibri" w:cs="Calibri"/>
          <w:lang w:val="en-US"/>
        </w:rPr>
      </w:pPr>
      <w:r w:rsidRPr="08000378">
        <w:rPr>
          <w:rFonts w:ascii="Calibri" w:hAnsi="Calibri" w:eastAsia="Calibri" w:cs="Calibri"/>
          <w:lang w:val="en-US"/>
        </w:rPr>
        <w:t>WebRTC is the standard technology for browser-based, plugin-free video communication. It enables direct peer-to-peer data transfer, minimizing server bandwidth costs for the media stream.</w:t>
      </w:r>
    </w:p>
    <w:p w:rsidR="754D1E28" w:rsidP="0065331D" w:rsidRDefault="51AF33F4" w14:paraId="3DC19C3F" w14:textId="72EBCCF8">
      <w:pPr>
        <w:pStyle w:val="ListParagraph"/>
        <w:numPr>
          <w:ilvl w:val="0"/>
          <w:numId w:val="12"/>
        </w:numPr>
        <w:spacing w:before="240" w:after="0" w:line="240" w:lineRule="auto"/>
        <w:contextualSpacing w:val="0"/>
        <w:jc w:val="both"/>
        <w:rPr>
          <w:rFonts w:ascii="Calibri" w:hAnsi="Calibri" w:eastAsia="Calibri" w:cs="Calibri"/>
          <w:b/>
          <w:bCs/>
          <w:lang w:val="en-US"/>
        </w:rPr>
      </w:pPr>
      <w:r w:rsidRPr="08000378">
        <w:rPr>
          <w:rFonts w:ascii="Calibri" w:hAnsi="Calibri" w:eastAsia="Calibri" w:cs="Calibri"/>
          <w:b/>
          <w:bCs/>
          <w:lang w:val="en-US"/>
        </w:rPr>
        <w:t xml:space="preserve">Frontend Layer: JavaScript (ES6+) and </w:t>
      </w:r>
      <w:proofErr w:type="spellStart"/>
      <w:r w:rsidRPr="08000378">
        <w:rPr>
          <w:rFonts w:ascii="Calibri" w:hAnsi="Calibri" w:eastAsia="Calibri" w:cs="Calibri"/>
          <w:b/>
          <w:bCs/>
          <w:lang w:val="en-US"/>
        </w:rPr>
        <w:t>Thymeleaf</w:t>
      </w:r>
      <w:proofErr w:type="spellEnd"/>
      <w:r w:rsidRPr="59CA5923" w:rsidR="1E7EE4BF">
        <w:rPr>
          <w:rFonts w:ascii="Calibri" w:hAnsi="Calibri" w:eastAsia="Calibri" w:cs="Calibri"/>
          <w:b/>
          <w:bCs/>
          <w:lang w:val="en-US"/>
        </w:rPr>
        <w:t>:</w:t>
      </w:r>
    </w:p>
    <w:p w:rsidR="754D1E28" w:rsidP="59CA5923" w:rsidRDefault="51AF33F4" w14:paraId="10F8A437" w14:textId="2CBBD74D">
      <w:pPr>
        <w:pStyle w:val="ListParagraph"/>
        <w:spacing w:after="240" w:line="240" w:lineRule="auto"/>
        <w:jc w:val="both"/>
        <w:rPr>
          <w:rFonts w:ascii="Calibri" w:hAnsi="Calibri" w:eastAsia="Calibri" w:cs="Calibri"/>
          <w:lang w:val="en-US"/>
        </w:rPr>
      </w:pPr>
      <w:r w:rsidRPr="08000378">
        <w:rPr>
          <w:rFonts w:ascii="Calibri" w:hAnsi="Calibri" w:eastAsia="Calibri" w:cs="Calibri"/>
          <w:lang w:val="en-US"/>
        </w:rPr>
        <w:t>Native JavaScript provides direct access to the WebRTC API (</w:t>
      </w:r>
      <w:proofErr w:type="spellStart"/>
      <w:r w:rsidRPr="08000378">
        <w:rPr>
          <w:rFonts w:ascii="Calibri" w:hAnsi="Calibri" w:eastAsia="Calibri" w:cs="Calibri"/>
          <w:lang w:val="en-US"/>
        </w:rPr>
        <w:t>RTCPeerConnection</w:t>
      </w:r>
      <w:proofErr w:type="spellEnd"/>
      <w:r w:rsidRPr="08000378">
        <w:rPr>
          <w:rFonts w:ascii="Calibri" w:hAnsi="Calibri" w:eastAsia="Calibri" w:cs="Calibri"/>
          <w:lang w:val="en-US"/>
        </w:rPr>
        <w:t xml:space="preserve">) and the </w:t>
      </w:r>
      <w:r w:rsidRPr="08000378" w:rsidR="19AECC06">
        <w:rPr>
          <w:rFonts w:ascii="Calibri" w:hAnsi="Calibri" w:eastAsia="Calibri" w:cs="Calibri"/>
          <w:lang w:val="en-US"/>
        </w:rPr>
        <w:t>media devices</w:t>
      </w:r>
      <w:r w:rsidRPr="08000378">
        <w:rPr>
          <w:rFonts w:ascii="Calibri" w:hAnsi="Calibri" w:eastAsia="Calibri" w:cs="Calibri"/>
          <w:lang w:val="en-US"/>
        </w:rPr>
        <w:t xml:space="preserve"> interface without the need for external framework overhead. Integrating JavaScript within </w:t>
      </w:r>
      <w:proofErr w:type="spellStart"/>
      <w:r w:rsidRPr="08000378">
        <w:rPr>
          <w:rFonts w:ascii="Calibri" w:hAnsi="Calibri" w:eastAsia="Calibri" w:cs="Calibri"/>
          <w:lang w:val="en-US"/>
        </w:rPr>
        <w:t>Thymeleaf</w:t>
      </w:r>
      <w:proofErr w:type="spellEnd"/>
      <w:r w:rsidRPr="08000378">
        <w:rPr>
          <w:rFonts w:ascii="Calibri" w:hAnsi="Calibri" w:eastAsia="Calibri" w:cs="Calibri"/>
          <w:lang w:val="en-US"/>
        </w:rPr>
        <w:t xml:space="preserve"> templates aligns with the course curriculum and ensures the application can be deployed as a single, executable JAR file.</w:t>
      </w:r>
    </w:p>
    <w:p w:rsidR="754D1E28" w:rsidP="0065331D" w:rsidRDefault="51AF33F4" w14:paraId="639355B0" w14:textId="5707ED05">
      <w:pPr>
        <w:pStyle w:val="ListParagraph"/>
        <w:numPr>
          <w:ilvl w:val="0"/>
          <w:numId w:val="12"/>
        </w:numPr>
        <w:spacing w:before="240" w:after="0" w:line="240" w:lineRule="auto"/>
        <w:contextualSpacing w:val="0"/>
        <w:jc w:val="both"/>
        <w:rPr>
          <w:rFonts w:ascii="Calibri" w:hAnsi="Calibri" w:eastAsia="Calibri" w:cs="Calibri"/>
          <w:b/>
          <w:bCs/>
          <w:lang w:val="en-US"/>
        </w:rPr>
      </w:pPr>
      <w:r w:rsidRPr="08000378">
        <w:rPr>
          <w:rFonts w:ascii="Calibri" w:hAnsi="Calibri" w:eastAsia="Calibri" w:cs="Calibri"/>
          <w:b/>
          <w:bCs/>
          <w:lang w:val="en-US"/>
        </w:rPr>
        <w:t>Database: PostgreSQL</w:t>
      </w:r>
      <w:r w:rsidRPr="59CA5923" w:rsidR="7582A761">
        <w:rPr>
          <w:rFonts w:ascii="Calibri" w:hAnsi="Calibri" w:eastAsia="Calibri" w:cs="Calibri"/>
          <w:b/>
          <w:bCs/>
          <w:lang w:val="en-US"/>
        </w:rPr>
        <w:t>:</w:t>
      </w:r>
    </w:p>
    <w:p w:rsidR="754D1E28" w:rsidP="59CA5923" w:rsidRDefault="51AF33F4" w14:paraId="1D5333C0" w14:textId="475BA91B">
      <w:pPr>
        <w:spacing w:after="240" w:line="240" w:lineRule="auto"/>
        <w:ind w:left="708"/>
        <w:jc w:val="both"/>
        <w:rPr>
          <w:rFonts w:ascii="Calibri" w:hAnsi="Calibri" w:eastAsia="Calibri" w:cs="Calibri"/>
          <w:lang w:val="en-US"/>
        </w:rPr>
      </w:pPr>
      <w:r w:rsidRPr="08000378">
        <w:rPr>
          <w:rFonts w:ascii="Calibri" w:hAnsi="Calibri" w:eastAsia="Calibri" w:cs="Calibri"/>
          <w:lang w:val="en-US"/>
        </w:rPr>
        <w:t>A robust relational database is required to manage complex relationships between Users, Helpers, Reviews, and Transaction Logs. PostgreSQL offers high reliability and supports advanced features required for complex queries within the Spring Data JPA framework.</w:t>
      </w:r>
    </w:p>
    <w:p w:rsidR="754D1E28" w:rsidP="0065331D" w:rsidRDefault="51AF33F4" w14:paraId="281CD763" w14:textId="1C3F2E5E">
      <w:pPr>
        <w:pStyle w:val="ListParagraph"/>
        <w:numPr>
          <w:ilvl w:val="0"/>
          <w:numId w:val="12"/>
        </w:numPr>
        <w:spacing w:before="240" w:after="240" w:line="240" w:lineRule="auto"/>
        <w:contextualSpacing w:val="0"/>
        <w:jc w:val="both"/>
        <w:rPr>
          <w:rFonts w:ascii="Calibri" w:hAnsi="Calibri" w:eastAsia="Calibri" w:cs="Calibri"/>
          <w:b/>
          <w:bCs/>
          <w:lang w:val="en-US"/>
        </w:rPr>
      </w:pPr>
      <w:r w:rsidRPr="08000378">
        <w:rPr>
          <w:rFonts w:ascii="Calibri" w:hAnsi="Calibri" w:eastAsia="Calibri" w:cs="Calibri"/>
          <w:b/>
          <w:bCs/>
          <w:lang w:val="en-US"/>
        </w:rPr>
        <w:t>Hosting &amp; Infrastructure:</w:t>
      </w:r>
    </w:p>
    <w:p w:rsidR="754D1E28" w:rsidP="0065331D" w:rsidRDefault="51AF33F4" w14:paraId="3AB988FD" w14:textId="5BE3B602">
      <w:pPr>
        <w:pStyle w:val="ListParagraph"/>
        <w:numPr>
          <w:ilvl w:val="0"/>
          <w:numId w:val="12"/>
        </w:numPr>
        <w:spacing w:before="240" w:after="240" w:line="240" w:lineRule="auto"/>
        <w:jc w:val="both"/>
        <w:rPr>
          <w:rFonts w:ascii="Calibri" w:hAnsi="Calibri" w:eastAsia="Calibri" w:cs="Calibri"/>
          <w:lang w:val="en-US"/>
        </w:rPr>
      </w:pPr>
      <w:r w:rsidRPr="08000378">
        <w:rPr>
          <w:rFonts w:ascii="Calibri" w:hAnsi="Calibri" w:eastAsia="Calibri" w:cs="Calibri"/>
          <w:b/>
          <w:bCs/>
          <w:lang w:val="en-US"/>
        </w:rPr>
        <w:t>Application</w:t>
      </w:r>
      <w:r w:rsidRPr="08000378">
        <w:rPr>
          <w:rFonts w:ascii="Calibri" w:hAnsi="Calibri" w:eastAsia="Calibri" w:cs="Calibri"/>
          <w:lang w:val="en-US"/>
        </w:rPr>
        <w:t xml:space="preserve">: Deployment </w:t>
      </w:r>
      <w:proofErr w:type="gramStart"/>
      <w:r w:rsidRPr="08000378">
        <w:rPr>
          <w:rFonts w:ascii="Calibri" w:hAnsi="Calibri" w:eastAsia="Calibri" w:cs="Calibri"/>
          <w:lang w:val="en-US"/>
        </w:rPr>
        <w:t>on</w:t>
      </w:r>
      <w:proofErr w:type="gramEnd"/>
      <w:r w:rsidRPr="08000378">
        <w:rPr>
          <w:rFonts w:ascii="Calibri" w:hAnsi="Calibri" w:eastAsia="Calibri" w:cs="Calibri"/>
          <w:lang w:val="en-US"/>
        </w:rPr>
        <w:t xml:space="preserve"> AWS EC2 to meet the cloud infrastructure requirements outlined in the course schedule.</w:t>
      </w:r>
    </w:p>
    <w:p w:rsidR="754D1E28" w:rsidP="0065331D" w:rsidRDefault="51AF33F4" w14:paraId="486D66FB" w14:textId="0C7DAF31">
      <w:pPr>
        <w:pStyle w:val="ListParagraph"/>
        <w:numPr>
          <w:ilvl w:val="0"/>
          <w:numId w:val="12"/>
        </w:numPr>
        <w:spacing w:before="240" w:after="240" w:line="240" w:lineRule="auto"/>
        <w:jc w:val="both"/>
        <w:rPr>
          <w:rFonts w:ascii="Calibri" w:hAnsi="Calibri" w:eastAsia="Calibri" w:cs="Calibri"/>
          <w:lang w:val="en-US"/>
        </w:rPr>
      </w:pPr>
      <w:r w:rsidRPr="08000378">
        <w:rPr>
          <w:rFonts w:ascii="Calibri" w:hAnsi="Calibri" w:eastAsia="Calibri" w:cs="Calibri"/>
          <w:b/>
          <w:bCs/>
          <w:lang w:val="en-US"/>
        </w:rPr>
        <w:t>Turn Server</w:t>
      </w:r>
      <w:r w:rsidRPr="08000378">
        <w:rPr>
          <w:rFonts w:ascii="Calibri" w:hAnsi="Calibri" w:eastAsia="Calibri" w:cs="Calibri"/>
          <w:lang w:val="en-US"/>
        </w:rPr>
        <w:t xml:space="preserve">: A self-hosted </w:t>
      </w:r>
      <w:proofErr w:type="spellStart"/>
      <w:r w:rsidRPr="08000378">
        <w:rPr>
          <w:rFonts w:ascii="Calibri" w:hAnsi="Calibri" w:eastAsia="Calibri" w:cs="Calibri"/>
          <w:lang w:val="en-US"/>
        </w:rPr>
        <w:t>Coturn</w:t>
      </w:r>
      <w:proofErr w:type="spellEnd"/>
      <w:r w:rsidRPr="08000378">
        <w:rPr>
          <w:rFonts w:ascii="Calibri" w:hAnsi="Calibri" w:eastAsia="Calibri" w:cs="Calibri"/>
          <w:lang w:val="en-US"/>
        </w:rPr>
        <w:t xml:space="preserve"> instance on an AWS EC2 instance to facilitate NAT traversal and ensure peer-to-peer connectivity across different network environments.</w:t>
      </w:r>
    </w:p>
    <w:p w:rsidR="754D1E28" w:rsidP="08000378" w:rsidRDefault="339006E0" w14:paraId="083F55D6" w14:textId="046DDE72">
      <w:pPr>
        <w:pStyle w:val="ListParagraph"/>
        <w:spacing w:after="0"/>
        <w:jc w:val="both"/>
        <w:rPr>
          <w:rFonts w:ascii="Calibri" w:hAnsi="Calibri" w:eastAsia="Calibri" w:cs="Calibri"/>
          <w:b/>
          <w:bCs/>
          <w:sz w:val="32"/>
          <w:szCs w:val="32"/>
          <w:lang w:val="en-US"/>
        </w:rPr>
      </w:pPr>
      <w:r w:rsidRPr="08000378">
        <w:rPr>
          <w:rFonts w:ascii="Calibri" w:hAnsi="Calibri" w:eastAsia="Calibri" w:cs="Calibri"/>
          <w:color w:val="1F1F1F"/>
          <w:sz w:val="22"/>
          <w:szCs w:val="22"/>
          <w:lang w:val="en-US"/>
        </w:rPr>
        <w:t xml:space="preserve"> </w:t>
      </w:r>
    </w:p>
    <w:p w:rsidR="754D1E28" w:rsidP="2E36F031" w:rsidRDefault="754D1E28" w14:paraId="21BA688C" w14:textId="00D360AC">
      <w:pPr>
        <w:pStyle w:val="Heading1"/>
        <w:rPr>
          <w:rFonts w:ascii="Calibri" w:hAnsi="Calibri" w:eastAsia="Calibri" w:cs="Calibri"/>
          <w:b/>
          <w:bCs/>
          <w:color w:val="auto"/>
          <w:sz w:val="32"/>
          <w:szCs w:val="32"/>
          <w:lang w:val="en-US"/>
        </w:rPr>
      </w:pPr>
    </w:p>
    <w:p w:rsidR="754D1E28" w:rsidP="2E36F031" w:rsidRDefault="339006E0" w14:paraId="4C3191DB" w14:textId="4639F28F">
      <w:r>
        <w:br w:type="page"/>
      </w:r>
    </w:p>
    <w:p w:rsidR="754D1E28" w:rsidP="22B9002C" w:rsidRDefault="339006E0" w14:paraId="02ECF50E" w14:textId="57BBB0A9">
      <w:pPr>
        <w:pStyle w:val="Heading1"/>
        <w:rPr>
          <w:rFonts w:ascii="Calibri" w:hAnsi="Calibri" w:eastAsia="Calibri" w:cs="Calibri"/>
          <w:b/>
          <w:color w:val="auto"/>
          <w:sz w:val="32"/>
          <w:szCs w:val="32"/>
          <w:lang w:val="en-US"/>
        </w:rPr>
      </w:pPr>
      <w:bookmarkStart w:name="_Toc220106767" w:id="36"/>
      <w:r w:rsidRPr="22B9002C">
        <w:rPr>
          <w:rFonts w:ascii="Calibri" w:hAnsi="Calibri" w:eastAsia="Calibri" w:cs="Calibri"/>
          <w:b/>
          <w:color w:val="auto"/>
          <w:sz w:val="32"/>
          <w:szCs w:val="32"/>
          <w:lang w:val="en-US"/>
        </w:rPr>
        <w:t>7</w:t>
      </w:r>
      <w:r w:rsidRPr="22B9002C" w:rsidR="2D4853D1">
        <w:rPr>
          <w:rFonts w:ascii="Calibri" w:hAnsi="Calibri" w:eastAsia="Calibri" w:cs="Calibri"/>
          <w:b/>
          <w:color w:val="auto"/>
          <w:sz w:val="32"/>
          <w:szCs w:val="32"/>
          <w:lang w:val="en-US"/>
        </w:rPr>
        <w:t>. Schedule Feasibility and Project Management</w:t>
      </w:r>
      <w:bookmarkEnd w:id="36"/>
    </w:p>
    <w:p w:rsidR="754D1E28" w:rsidP="08000378" w:rsidRDefault="06A08714" w14:paraId="593A2D62" w14:textId="3C38FB30">
      <w:pPr>
        <w:spacing w:after="240" w:line="240" w:lineRule="auto"/>
        <w:jc w:val="both"/>
        <w:rPr>
          <w:rFonts w:ascii="Calibri" w:hAnsi="Calibri" w:eastAsia="Calibri" w:cs="Calibri"/>
          <w:color w:val="444746"/>
          <w:vertAlign w:val="superscript"/>
          <w:lang w:val="en-US"/>
        </w:rPr>
      </w:pPr>
      <w:r w:rsidRPr="08000378">
        <w:rPr>
          <w:rFonts w:ascii="Calibri" w:hAnsi="Calibri" w:eastAsia="Calibri" w:cs="Calibri"/>
          <w:color w:val="1F1F1F"/>
          <w:lang w:val="en-US"/>
        </w:rPr>
        <w:t xml:space="preserve">According to the time we must finish this project </w:t>
      </w:r>
      <w:r w:rsidRPr="08000378" w:rsidR="2D4853D1">
        <w:rPr>
          <w:rFonts w:ascii="Calibri" w:hAnsi="Calibri" w:eastAsia="Calibri" w:cs="Calibri"/>
          <w:color w:val="1F1F1F"/>
          <w:lang w:val="en-US"/>
        </w:rPr>
        <w:t xml:space="preserve">12-week, the project will follow an </w:t>
      </w:r>
      <w:r w:rsidRPr="08000378" w:rsidR="2D4853D1">
        <w:rPr>
          <w:rFonts w:ascii="Calibri" w:hAnsi="Calibri" w:eastAsia="Calibri" w:cs="Calibri"/>
          <w:b/>
          <w:bCs/>
          <w:color w:val="1F1F1F"/>
          <w:lang w:val="en-US"/>
        </w:rPr>
        <w:t>Agile Scrum</w:t>
      </w:r>
      <w:r w:rsidRPr="08000378" w:rsidR="2D4853D1">
        <w:rPr>
          <w:rFonts w:ascii="Calibri" w:hAnsi="Calibri" w:eastAsia="Calibri" w:cs="Calibri"/>
          <w:color w:val="1F1F1F"/>
          <w:lang w:val="en-US"/>
        </w:rPr>
        <w:t xml:space="preserve"> methodology. This iterative approach allows for the early delivery of a Minimum Viable Product (MVP) and the flexibility to adapt to technical hurdles (like WebRTC configuration) without derailing the entire schedule.</w:t>
      </w:r>
      <w:r w:rsidRPr="08000378" w:rsidR="417036E4">
        <w:rPr>
          <w:rFonts w:ascii="Calibri" w:hAnsi="Calibri" w:eastAsia="Calibri" w:cs="Calibri"/>
          <w:color w:val="444746"/>
          <w:vertAlign w:val="superscript"/>
          <w:lang w:val="en-US"/>
        </w:rPr>
        <w:t>18</w:t>
      </w:r>
    </w:p>
    <w:p w:rsidR="754D1E28" w:rsidP="005E32BC" w:rsidRDefault="09BBE0CB" w14:paraId="1F7F8900" w14:textId="2F2FF0E8">
      <w:pPr>
        <w:pStyle w:val="Heading2"/>
        <w:keepNext w:val="0"/>
        <w:keepLines w:val="0"/>
        <w:spacing w:before="0" w:after="120" w:line="240" w:lineRule="auto"/>
        <w:jc w:val="both"/>
        <w:rPr>
          <w:rFonts w:ascii="Calibri" w:hAnsi="Calibri" w:eastAsia="Calibri" w:cs="Calibri"/>
          <w:b/>
          <w:bCs/>
          <w:color w:val="1F1F1F"/>
          <w:lang w:val="en-US"/>
        </w:rPr>
      </w:pPr>
      <w:bookmarkStart w:name="_Toc220106768" w:id="37"/>
      <w:r w:rsidRPr="08000378">
        <w:rPr>
          <w:rFonts w:ascii="Calibri" w:hAnsi="Calibri" w:eastAsia="Calibri" w:cs="Calibri"/>
          <w:b/>
          <w:bCs/>
          <w:color w:val="1F1F1F"/>
          <w:lang w:val="en-US"/>
        </w:rPr>
        <w:t>7</w:t>
      </w:r>
      <w:r w:rsidRPr="08000378" w:rsidR="2D4853D1">
        <w:rPr>
          <w:rFonts w:ascii="Calibri" w:hAnsi="Calibri" w:eastAsia="Calibri" w:cs="Calibri"/>
          <w:b/>
          <w:bCs/>
          <w:color w:val="1F1F1F"/>
          <w:lang w:val="en-US"/>
        </w:rPr>
        <w:t>.1 Gantt Chart and Timeline</w:t>
      </w:r>
      <w:bookmarkEnd w:id="37"/>
    </w:p>
    <w:p w:rsidR="754D1E28" w:rsidP="08000378" w:rsidRDefault="2D4853D1" w14:paraId="2C620379" w14:textId="4F10A14F">
      <w:pPr>
        <w:spacing w:after="240" w:line="240" w:lineRule="auto"/>
        <w:jc w:val="both"/>
        <w:rPr>
          <w:rFonts w:ascii="Calibri" w:hAnsi="Calibri" w:eastAsia="Calibri" w:cs="Calibri"/>
          <w:color w:val="1F1F1F"/>
          <w:lang w:val="en-US"/>
        </w:rPr>
      </w:pPr>
      <w:r w:rsidRPr="08000378">
        <w:rPr>
          <w:rFonts w:ascii="Calibri" w:hAnsi="Calibri" w:eastAsia="Calibri" w:cs="Calibri"/>
          <w:color w:val="1F1F1F"/>
          <w:lang w:val="en-US"/>
        </w:rPr>
        <w:t>The project timeline is divided into four 3-week "Sprints."</w:t>
      </w:r>
    </w:p>
    <w:p w:rsidR="754D1E28" w:rsidP="08000378" w:rsidRDefault="2D4853D1" w14:paraId="26DF5C83" w14:textId="69BC13FE">
      <w:pPr>
        <w:spacing w:after="240" w:line="240" w:lineRule="auto"/>
        <w:jc w:val="both"/>
        <w:rPr>
          <w:rFonts w:ascii="Calibri" w:hAnsi="Calibri" w:eastAsia="Calibri" w:cs="Calibri"/>
          <w:b/>
          <w:bCs/>
          <w:color w:val="1F1F1F"/>
          <w:lang w:val="en-US"/>
        </w:rPr>
      </w:pPr>
      <w:r w:rsidRPr="77C4A772">
        <w:rPr>
          <w:rFonts w:ascii="Calibri" w:hAnsi="Calibri" w:eastAsia="Calibri" w:cs="Calibri"/>
          <w:b/>
          <w:bCs/>
          <w:color w:val="1F1F1F"/>
          <w:lang w:val="en-US"/>
        </w:rPr>
        <w:t>Table 2: Project Gantt Chart Schedule</w:t>
      </w:r>
    </w:p>
    <w:p w:rsidR="08000378" w:rsidP="77C4A772" w:rsidRDefault="08000378" w14:paraId="359ED5CC" w14:textId="2C9FB06A">
      <w:pPr>
        <w:spacing w:after="240" w:line="240" w:lineRule="auto"/>
        <w:jc w:val="both"/>
      </w:pPr>
    </w:p>
    <w:tbl>
      <w:tblPr>
        <w:tblW w:w="0" w:type="auto"/>
        <w:tblLook w:val="06A0" w:firstRow="1" w:lastRow="0" w:firstColumn="1" w:lastColumn="0" w:noHBand="1" w:noVBand="1"/>
      </w:tblPr>
      <w:tblGrid>
        <w:gridCol w:w="2299"/>
        <w:gridCol w:w="739"/>
        <w:gridCol w:w="692"/>
        <w:gridCol w:w="1553"/>
        <w:gridCol w:w="3743"/>
      </w:tblGrid>
      <w:tr w:rsidR="1B798B49" w:rsidTr="1B798B49" w14:paraId="1EDACE78" w14:textId="77777777">
        <w:trPr>
          <w:trHeight w:val="510"/>
        </w:trPr>
        <w:tc>
          <w:tcPr>
            <w:tcW w:w="9016" w:type="dxa"/>
            <w:gridSpan w:val="5"/>
            <w:tcBorders>
              <w:top w:val="nil"/>
              <w:left w:val="nil"/>
              <w:bottom w:val="nil"/>
              <w:right w:val="nil"/>
            </w:tcBorders>
            <w:shd w:val="clear" w:color="auto" w:fill="0070C0"/>
            <w:tcMar>
              <w:top w:w="15" w:type="dxa"/>
              <w:left w:w="15" w:type="dxa"/>
              <w:right w:w="15" w:type="dxa"/>
            </w:tcMar>
            <w:vAlign w:val="bottom"/>
          </w:tcPr>
          <w:p w:rsidR="1B798B49" w:rsidP="1B798B49" w:rsidRDefault="1B798B49" w14:paraId="5AE402CB" w14:textId="39A5DD58">
            <w:pPr>
              <w:spacing w:after="0"/>
              <w:jc w:val="center"/>
            </w:pPr>
            <w:r w:rsidRPr="1B798B49">
              <w:rPr>
                <w:rFonts w:ascii="Arial" w:hAnsi="Arial" w:eastAsia="Arial" w:cs="Arial"/>
                <w:b/>
                <w:bCs/>
                <w:color w:val="FFFFFF" w:themeColor="background1"/>
                <w:sz w:val="28"/>
                <w:szCs w:val="28"/>
              </w:rPr>
              <w:t xml:space="preserve">Table: </w:t>
            </w:r>
            <w:proofErr w:type="spellStart"/>
            <w:r w:rsidRPr="1B798B49">
              <w:rPr>
                <w:rFonts w:ascii="Arial" w:hAnsi="Arial" w:eastAsia="Arial" w:cs="Arial"/>
                <w:b/>
                <w:bCs/>
                <w:color w:val="FFFFFF" w:themeColor="background1"/>
                <w:sz w:val="28"/>
                <w:szCs w:val="28"/>
              </w:rPr>
              <w:t>Activities</w:t>
            </w:r>
            <w:proofErr w:type="spellEnd"/>
            <w:r w:rsidRPr="1B798B49">
              <w:rPr>
                <w:rFonts w:ascii="Arial" w:hAnsi="Arial" w:eastAsia="Arial" w:cs="Arial"/>
                <w:b/>
                <w:bCs/>
                <w:color w:val="FFFFFF" w:themeColor="background1"/>
                <w:sz w:val="28"/>
                <w:szCs w:val="28"/>
              </w:rPr>
              <w:t xml:space="preserve"> </w:t>
            </w:r>
            <w:proofErr w:type="spellStart"/>
            <w:r w:rsidRPr="1B798B49">
              <w:rPr>
                <w:rFonts w:ascii="Arial" w:hAnsi="Arial" w:eastAsia="Arial" w:cs="Arial"/>
                <w:b/>
                <w:bCs/>
                <w:color w:val="FFFFFF" w:themeColor="background1"/>
                <w:sz w:val="28"/>
                <w:szCs w:val="28"/>
              </w:rPr>
              <w:t>by</w:t>
            </w:r>
            <w:proofErr w:type="spellEnd"/>
            <w:r w:rsidRPr="1B798B49">
              <w:rPr>
                <w:rFonts w:ascii="Arial" w:hAnsi="Arial" w:eastAsia="Arial" w:cs="Arial"/>
                <w:b/>
                <w:bCs/>
                <w:color w:val="FFFFFF" w:themeColor="background1"/>
                <w:sz w:val="28"/>
                <w:szCs w:val="28"/>
              </w:rPr>
              <w:t xml:space="preserve"> </w:t>
            </w:r>
            <w:proofErr w:type="spellStart"/>
            <w:r w:rsidRPr="1B798B49">
              <w:rPr>
                <w:rFonts w:ascii="Arial" w:hAnsi="Arial" w:eastAsia="Arial" w:cs="Arial"/>
                <w:b/>
                <w:bCs/>
                <w:color w:val="FFFFFF" w:themeColor="background1"/>
                <w:sz w:val="28"/>
                <w:szCs w:val="28"/>
              </w:rPr>
              <w:t>Phase</w:t>
            </w:r>
            <w:proofErr w:type="spellEnd"/>
          </w:p>
        </w:tc>
      </w:tr>
      <w:tr w:rsidR="1B798B49" w:rsidTr="1B798B49" w14:paraId="38E13EC0" w14:textId="77777777">
        <w:trPr>
          <w:trHeight w:val="510"/>
        </w:trPr>
        <w:tc>
          <w:tcPr>
            <w:tcW w:w="2407" w:type="dxa"/>
            <w:tcBorders>
              <w:top w:val="nil"/>
              <w:left w:val="nil"/>
              <w:bottom w:val="nil"/>
              <w:right w:val="nil"/>
            </w:tcBorders>
            <w:shd w:val="clear" w:color="auto" w:fill="0070C0"/>
            <w:tcMar>
              <w:top w:w="15" w:type="dxa"/>
              <w:left w:w="15" w:type="dxa"/>
              <w:right w:w="15" w:type="dxa"/>
            </w:tcMar>
            <w:vAlign w:val="center"/>
          </w:tcPr>
          <w:p w:rsidR="1B798B49" w:rsidP="1B798B49" w:rsidRDefault="1B798B49" w14:paraId="02EDDA2A" w14:textId="03FA683B">
            <w:pPr>
              <w:spacing w:after="0"/>
              <w:jc w:val="center"/>
            </w:pPr>
            <w:proofErr w:type="spellStart"/>
            <w:r w:rsidRPr="1B798B49">
              <w:rPr>
                <w:rFonts w:ascii="Calibri" w:hAnsi="Calibri" w:eastAsia="Calibri" w:cs="Calibri"/>
                <w:color w:val="FFFFFF" w:themeColor="background1"/>
                <w:sz w:val="22"/>
                <w:szCs w:val="22"/>
              </w:rPr>
              <w:t>Phase</w:t>
            </w:r>
            <w:proofErr w:type="spellEnd"/>
            <w:r w:rsidRPr="1B798B49">
              <w:rPr>
                <w:rFonts w:ascii="Calibri" w:hAnsi="Calibri" w:eastAsia="Calibri" w:cs="Calibri"/>
                <w:color w:val="FFFFFF" w:themeColor="background1"/>
                <w:sz w:val="22"/>
                <w:szCs w:val="22"/>
              </w:rPr>
              <w:t xml:space="preserve"> Agile </w:t>
            </w:r>
            <w:proofErr w:type="spellStart"/>
            <w:r w:rsidRPr="1B798B49">
              <w:rPr>
                <w:rFonts w:ascii="Calibri" w:hAnsi="Calibri" w:eastAsia="Calibri" w:cs="Calibri"/>
                <w:color w:val="FFFFFF" w:themeColor="background1"/>
                <w:sz w:val="22"/>
                <w:szCs w:val="22"/>
              </w:rPr>
              <w:t>Sprints</w:t>
            </w:r>
            <w:proofErr w:type="spellEnd"/>
          </w:p>
        </w:tc>
        <w:tc>
          <w:tcPr>
            <w:tcW w:w="764" w:type="dxa"/>
            <w:tcBorders>
              <w:top w:val="nil"/>
              <w:left w:val="nil"/>
              <w:bottom w:val="nil"/>
              <w:right w:val="nil"/>
            </w:tcBorders>
            <w:shd w:val="clear" w:color="auto" w:fill="0070C0"/>
            <w:tcMar>
              <w:top w:w="15" w:type="dxa"/>
              <w:left w:w="15" w:type="dxa"/>
              <w:right w:w="15" w:type="dxa"/>
            </w:tcMar>
            <w:vAlign w:val="center"/>
          </w:tcPr>
          <w:p w:rsidR="1B798B49" w:rsidP="1B798B49" w:rsidRDefault="1B798B49" w14:paraId="6B8637BF" w14:textId="11F3E007">
            <w:pPr>
              <w:spacing w:after="0"/>
              <w:jc w:val="center"/>
            </w:pPr>
            <w:r w:rsidRPr="1B798B49">
              <w:rPr>
                <w:rFonts w:ascii="Calibri" w:hAnsi="Calibri" w:eastAsia="Calibri" w:cs="Calibri"/>
                <w:color w:val="FFFFFF" w:themeColor="background1"/>
                <w:sz w:val="22"/>
                <w:szCs w:val="22"/>
              </w:rPr>
              <w:t>Start Week</w:t>
            </w:r>
          </w:p>
        </w:tc>
        <w:tc>
          <w:tcPr>
            <w:tcW w:w="711" w:type="dxa"/>
            <w:tcBorders>
              <w:top w:val="nil"/>
              <w:left w:val="nil"/>
              <w:bottom w:val="nil"/>
              <w:right w:val="nil"/>
            </w:tcBorders>
            <w:shd w:val="clear" w:color="auto" w:fill="0070C0"/>
            <w:tcMar>
              <w:top w:w="15" w:type="dxa"/>
              <w:left w:w="15" w:type="dxa"/>
              <w:right w:w="15" w:type="dxa"/>
            </w:tcMar>
            <w:vAlign w:val="center"/>
          </w:tcPr>
          <w:p w:rsidR="1B798B49" w:rsidP="1B798B49" w:rsidRDefault="1B798B49" w14:paraId="34DFCF2D" w14:textId="6271B050">
            <w:pPr>
              <w:spacing w:after="0"/>
              <w:jc w:val="center"/>
            </w:pPr>
            <w:r w:rsidRPr="1B798B49">
              <w:rPr>
                <w:rFonts w:ascii="Calibri" w:hAnsi="Calibri" w:eastAsia="Calibri" w:cs="Calibri"/>
                <w:color w:val="FFFFFF" w:themeColor="background1"/>
                <w:sz w:val="22"/>
                <w:szCs w:val="22"/>
              </w:rPr>
              <w:t>End Week</w:t>
            </w:r>
          </w:p>
        </w:tc>
        <w:tc>
          <w:tcPr>
            <w:tcW w:w="1158" w:type="dxa"/>
            <w:tcBorders>
              <w:top w:val="nil"/>
              <w:left w:val="nil"/>
              <w:bottom w:val="nil"/>
              <w:right w:val="nil"/>
            </w:tcBorders>
            <w:shd w:val="clear" w:color="auto" w:fill="0070C0"/>
            <w:tcMar>
              <w:top w:w="15" w:type="dxa"/>
              <w:left w:w="15" w:type="dxa"/>
              <w:right w:w="15" w:type="dxa"/>
            </w:tcMar>
            <w:vAlign w:val="center"/>
          </w:tcPr>
          <w:p w:rsidR="1B798B49" w:rsidP="1B798B49" w:rsidRDefault="1B798B49" w14:paraId="35A43173" w14:textId="2832A101">
            <w:pPr>
              <w:spacing w:after="0"/>
              <w:jc w:val="center"/>
            </w:pPr>
            <w:proofErr w:type="spellStart"/>
            <w:proofErr w:type="gramStart"/>
            <w:r w:rsidRPr="1B798B49">
              <w:rPr>
                <w:rFonts w:ascii="Calibri" w:hAnsi="Calibri" w:eastAsia="Calibri" w:cs="Calibri"/>
                <w:color w:val="FFFFFF" w:themeColor="background1"/>
                <w:sz w:val="22"/>
                <w:szCs w:val="22"/>
              </w:rPr>
              <w:t>Duration</w:t>
            </w:r>
            <w:proofErr w:type="spellEnd"/>
            <w:r w:rsidRPr="1B798B49">
              <w:rPr>
                <w:rFonts w:ascii="Calibri" w:hAnsi="Calibri" w:eastAsia="Calibri" w:cs="Calibri"/>
                <w:color w:val="FFFFFF" w:themeColor="background1"/>
                <w:sz w:val="22"/>
                <w:szCs w:val="22"/>
              </w:rPr>
              <w:t>(</w:t>
            </w:r>
            <w:proofErr w:type="gramEnd"/>
            <w:r w:rsidRPr="1B798B49">
              <w:rPr>
                <w:rFonts w:ascii="Calibri" w:hAnsi="Calibri" w:eastAsia="Calibri" w:cs="Calibri"/>
                <w:color w:val="FFFFFF" w:themeColor="background1"/>
                <w:sz w:val="22"/>
                <w:szCs w:val="22"/>
              </w:rPr>
              <w:t>Weeks)</w:t>
            </w:r>
          </w:p>
        </w:tc>
        <w:tc>
          <w:tcPr>
            <w:tcW w:w="3976" w:type="dxa"/>
            <w:tcBorders>
              <w:top w:val="nil"/>
              <w:left w:val="nil"/>
              <w:bottom w:val="nil"/>
              <w:right w:val="nil"/>
            </w:tcBorders>
            <w:shd w:val="clear" w:color="auto" w:fill="0070C0"/>
            <w:tcMar>
              <w:top w:w="15" w:type="dxa"/>
              <w:left w:w="15" w:type="dxa"/>
              <w:right w:w="15" w:type="dxa"/>
            </w:tcMar>
            <w:vAlign w:val="center"/>
          </w:tcPr>
          <w:p w:rsidR="1B798B49" w:rsidP="1B798B49" w:rsidRDefault="1B798B49" w14:paraId="5FBA4A78" w14:textId="7C3A7417">
            <w:pPr>
              <w:spacing w:after="0"/>
              <w:jc w:val="center"/>
            </w:pPr>
            <w:r w:rsidRPr="1B798B49">
              <w:rPr>
                <w:rFonts w:ascii="Calibri" w:hAnsi="Calibri" w:eastAsia="Calibri" w:cs="Calibri"/>
                <w:color w:val="FFFFFF" w:themeColor="background1"/>
                <w:sz w:val="22"/>
                <w:szCs w:val="22"/>
              </w:rPr>
              <w:t xml:space="preserve">Key </w:t>
            </w:r>
            <w:proofErr w:type="spellStart"/>
            <w:r w:rsidRPr="1B798B49">
              <w:rPr>
                <w:rFonts w:ascii="Calibri" w:hAnsi="Calibri" w:eastAsia="Calibri" w:cs="Calibri"/>
                <w:color w:val="FFFFFF" w:themeColor="background1"/>
                <w:sz w:val="22"/>
                <w:szCs w:val="22"/>
              </w:rPr>
              <w:t>activities</w:t>
            </w:r>
            <w:proofErr w:type="spellEnd"/>
          </w:p>
        </w:tc>
      </w:tr>
      <w:tr w:rsidR="1B798B49" w:rsidTr="1B798B49" w14:paraId="3F998CD7" w14:textId="77777777">
        <w:trPr>
          <w:trHeight w:val="1305"/>
        </w:trPr>
        <w:tc>
          <w:tcPr>
            <w:tcW w:w="2407" w:type="dxa"/>
            <w:tcBorders>
              <w:top w:val="single" w:color="37F5FF" w:sz="4" w:space="0"/>
              <w:left w:val="single" w:color="37F5FF" w:sz="4" w:space="0"/>
              <w:bottom w:val="nil"/>
              <w:right w:val="nil"/>
            </w:tcBorders>
            <w:shd w:val="clear" w:color="auto" w:fill="E1F6F7"/>
            <w:tcMar>
              <w:top w:w="15" w:type="dxa"/>
              <w:left w:w="15" w:type="dxa"/>
              <w:right w:w="15" w:type="dxa"/>
            </w:tcMar>
          </w:tcPr>
          <w:p w:rsidR="1B798B49" w:rsidP="1B798B49" w:rsidRDefault="1B798B49" w14:paraId="0011932D" w14:textId="038813DF">
            <w:pPr>
              <w:spacing w:after="0"/>
              <w:jc w:val="center"/>
            </w:pPr>
            <w:r w:rsidRPr="1B798B49">
              <w:rPr>
                <w:rFonts w:ascii="Calibri" w:hAnsi="Calibri" w:eastAsia="Calibri" w:cs="Calibri"/>
                <w:color w:val="242424"/>
                <w:sz w:val="22"/>
                <w:szCs w:val="22"/>
              </w:rPr>
              <w:t xml:space="preserve">Sprint 1: </w:t>
            </w:r>
            <w:proofErr w:type="spellStart"/>
            <w:r w:rsidRPr="1B798B49">
              <w:rPr>
                <w:rFonts w:ascii="Calibri" w:hAnsi="Calibri" w:eastAsia="Calibri" w:cs="Calibri"/>
                <w:color w:val="242424"/>
                <w:sz w:val="22"/>
                <w:szCs w:val="22"/>
              </w:rPr>
              <w:t>Inception</w:t>
            </w:r>
            <w:proofErr w:type="spellEnd"/>
            <w:r w:rsidRPr="1B798B49">
              <w:rPr>
                <w:rFonts w:ascii="Calibri" w:hAnsi="Calibri" w:eastAsia="Calibri" w:cs="Calibri"/>
                <w:color w:val="242424"/>
                <w:sz w:val="22"/>
                <w:szCs w:val="22"/>
              </w:rPr>
              <w:t xml:space="preserve"> &amp; </w:t>
            </w:r>
            <w:proofErr w:type="spellStart"/>
            <w:r w:rsidRPr="1B798B49">
              <w:rPr>
                <w:rFonts w:ascii="Calibri" w:hAnsi="Calibri" w:eastAsia="Calibri" w:cs="Calibri"/>
                <w:color w:val="242424"/>
                <w:sz w:val="22"/>
                <w:szCs w:val="22"/>
              </w:rPr>
              <w:t>Analysis</w:t>
            </w:r>
            <w:proofErr w:type="spellEnd"/>
          </w:p>
        </w:tc>
        <w:tc>
          <w:tcPr>
            <w:tcW w:w="764" w:type="dxa"/>
            <w:tcBorders>
              <w:top w:val="single" w:color="37F5FF" w:sz="4" w:space="0"/>
              <w:left w:val="single" w:color="37F5FF" w:sz="4" w:space="0"/>
              <w:bottom w:val="nil"/>
              <w:right w:val="nil"/>
            </w:tcBorders>
            <w:shd w:val="clear" w:color="auto" w:fill="E1F6F7"/>
            <w:tcMar>
              <w:top w:w="15" w:type="dxa"/>
              <w:left w:w="15" w:type="dxa"/>
              <w:right w:w="15" w:type="dxa"/>
            </w:tcMar>
            <w:vAlign w:val="center"/>
          </w:tcPr>
          <w:p w:rsidR="1B798B49" w:rsidP="1B798B49" w:rsidRDefault="1B798B49" w14:paraId="2E6649D9" w14:textId="365ABE05">
            <w:pPr>
              <w:spacing w:after="0"/>
              <w:jc w:val="center"/>
            </w:pPr>
            <w:r w:rsidRPr="1B798B49">
              <w:rPr>
                <w:rFonts w:ascii="Calibri" w:hAnsi="Calibri" w:eastAsia="Calibri" w:cs="Calibri"/>
                <w:color w:val="242424"/>
                <w:sz w:val="22"/>
                <w:szCs w:val="22"/>
              </w:rPr>
              <w:t>1</w:t>
            </w:r>
          </w:p>
        </w:tc>
        <w:tc>
          <w:tcPr>
            <w:tcW w:w="711" w:type="dxa"/>
            <w:tcBorders>
              <w:top w:val="single" w:color="37F5FF" w:sz="4" w:space="0"/>
              <w:left w:val="single" w:color="37F5FF" w:sz="4" w:space="0"/>
              <w:bottom w:val="nil"/>
              <w:right w:val="nil"/>
            </w:tcBorders>
            <w:shd w:val="clear" w:color="auto" w:fill="E1F6F7"/>
            <w:tcMar>
              <w:top w:w="15" w:type="dxa"/>
              <w:left w:w="15" w:type="dxa"/>
              <w:right w:w="15" w:type="dxa"/>
            </w:tcMar>
            <w:vAlign w:val="center"/>
          </w:tcPr>
          <w:p w:rsidR="1B798B49" w:rsidP="1B798B49" w:rsidRDefault="1B798B49" w14:paraId="7A852321" w14:textId="56BCF6D0">
            <w:pPr>
              <w:spacing w:after="0"/>
              <w:jc w:val="center"/>
            </w:pPr>
            <w:r w:rsidRPr="1B798B49">
              <w:rPr>
                <w:rFonts w:ascii="Calibri" w:hAnsi="Calibri" w:eastAsia="Calibri" w:cs="Calibri"/>
                <w:color w:val="242424"/>
                <w:sz w:val="22"/>
                <w:szCs w:val="22"/>
              </w:rPr>
              <w:t>2</w:t>
            </w:r>
          </w:p>
        </w:tc>
        <w:tc>
          <w:tcPr>
            <w:tcW w:w="1158" w:type="dxa"/>
            <w:tcBorders>
              <w:top w:val="single" w:color="37F5FF" w:sz="4" w:space="0"/>
              <w:left w:val="single" w:color="37F5FF" w:sz="4" w:space="0"/>
              <w:bottom w:val="nil"/>
              <w:right w:val="nil"/>
            </w:tcBorders>
            <w:shd w:val="clear" w:color="auto" w:fill="E1F6F7"/>
            <w:tcMar>
              <w:top w:w="15" w:type="dxa"/>
              <w:left w:w="15" w:type="dxa"/>
              <w:right w:w="15" w:type="dxa"/>
            </w:tcMar>
            <w:vAlign w:val="center"/>
          </w:tcPr>
          <w:p w:rsidR="1B798B49" w:rsidP="1B798B49" w:rsidRDefault="1B798B49" w14:paraId="318F3DC7" w14:textId="45B4829D">
            <w:pPr>
              <w:spacing w:after="0"/>
              <w:jc w:val="center"/>
            </w:pPr>
            <w:r w:rsidRPr="1B798B49">
              <w:rPr>
                <w:rFonts w:ascii="Calibri" w:hAnsi="Calibri" w:eastAsia="Calibri" w:cs="Calibri"/>
                <w:color w:val="242424"/>
                <w:sz w:val="22"/>
                <w:szCs w:val="22"/>
              </w:rPr>
              <w:t>2</w:t>
            </w:r>
          </w:p>
        </w:tc>
        <w:tc>
          <w:tcPr>
            <w:tcW w:w="3976" w:type="dxa"/>
            <w:tcBorders>
              <w:top w:val="single" w:color="37F5FF" w:sz="4" w:space="0"/>
              <w:left w:val="single" w:color="37F5FF" w:sz="4" w:space="0"/>
              <w:bottom w:val="nil"/>
              <w:right w:val="nil"/>
            </w:tcBorders>
            <w:shd w:val="clear" w:color="auto" w:fill="E1F6F7"/>
            <w:tcMar>
              <w:top w:w="15" w:type="dxa"/>
              <w:left w:w="15" w:type="dxa"/>
              <w:right w:w="15" w:type="dxa"/>
            </w:tcMar>
          </w:tcPr>
          <w:p w:rsidR="1B798B49" w:rsidP="1B798B49" w:rsidRDefault="1B798B49" w14:paraId="5737EF31" w14:textId="0B88ED7A">
            <w:pPr>
              <w:spacing w:after="0"/>
              <w:jc w:val="center"/>
            </w:pPr>
            <w:r w:rsidRPr="34B99874">
              <w:rPr>
                <w:rFonts w:ascii="Calibri" w:hAnsi="Calibri" w:eastAsia="Calibri" w:cs="Calibri"/>
                <w:color w:val="242424"/>
                <w:sz w:val="22"/>
                <w:szCs w:val="22"/>
              </w:rPr>
              <w:t xml:space="preserve">Requirements gathering </w:t>
            </w:r>
            <w:proofErr w:type="gramStart"/>
            <w:r w:rsidRPr="34B99874">
              <w:rPr>
                <w:rFonts w:ascii="Calibri" w:hAnsi="Calibri" w:eastAsia="Calibri" w:cs="Calibri"/>
                <w:color w:val="242424"/>
                <w:sz w:val="22"/>
                <w:szCs w:val="22"/>
              </w:rPr>
              <w:t>&amp;  Analysis</w:t>
            </w:r>
            <w:proofErr w:type="gramEnd"/>
            <w:r w:rsidRPr="34B99874">
              <w:rPr>
                <w:rFonts w:ascii="Calibri" w:hAnsi="Calibri" w:eastAsia="Calibri" w:cs="Calibri"/>
                <w:color w:val="242424"/>
                <w:sz w:val="22"/>
                <w:szCs w:val="22"/>
              </w:rPr>
              <w:t xml:space="preserve"> Business Case &amp; Revenue Model </w:t>
            </w:r>
            <w:proofErr w:type="spellStart"/>
            <w:r w:rsidRPr="34B99874">
              <w:rPr>
                <w:rFonts w:ascii="Calibri" w:hAnsi="Calibri" w:eastAsia="Calibri" w:cs="Calibri"/>
                <w:color w:val="242424"/>
                <w:sz w:val="22"/>
                <w:szCs w:val="22"/>
              </w:rPr>
              <w:t>DefinitionUse</w:t>
            </w:r>
            <w:proofErr w:type="spellEnd"/>
            <w:r w:rsidRPr="34B99874">
              <w:rPr>
                <w:rFonts w:ascii="Calibri" w:hAnsi="Calibri" w:eastAsia="Calibri" w:cs="Calibri"/>
                <w:color w:val="242424"/>
                <w:sz w:val="22"/>
                <w:szCs w:val="22"/>
              </w:rPr>
              <w:t xml:space="preserve"> Case Diagrams </w:t>
            </w:r>
            <w:proofErr w:type="gramStart"/>
            <w:r w:rsidRPr="34B99874">
              <w:rPr>
                <w:rFonts w:ascii="Calibri" w:hAnsi="Calibri" w:eastAsia="Calibri" w:cs="Calibri"/>
                <w:color w:val="242424"/>
                <w:sz w:val="22"/>
                <w:szCs w:val="22"/>
              </w:rPr>
              <w:t>Functional  Use</w:t>
            </w:r>
            <w:proofErr w:type="gramEnd"/>
            <w:r w:rsidRPr="34B99874">
              <w:rPr>
                <w:rFonts w:ascii="Calibri" w:hAnsi="Calibri" w:eastAsia="Calibri" w:cs="Calibri"/>
                <w:color w:val="242424"/>
                <w:sz w:val="22"/>
                <w:szCs w:val="22"/>
              </w:rPr>
              <w:t xml:space="preserve"> Cases and non </w:t>
            </w:r>
            <w:proofErr w:type="spellStart"/>
            <w:r w:rsidRPr="34B99874">
              <w:rPr>
                <w:rFonts w:ascii="Calibri" w:hAnsi="Calibri" w:eastAsia="Calibri" w:cs="Calibri"/>
                <w:color w:val="242424"/>
                <w:sz w:val="22"/>
                <w:szCs w:val="22"/>
              </w:rPr>
              <w:t>Funtional</w:t>
            </w:r>
            <w:proofErr w:type="spellEnd"/>
            <w:r w:rsidRPr="34B99874">
              <w:rPr>
                <w:rFonts w:ascii="Calibri" w:hAnsi="Calibri" w:eastAsia="Calibri" w:cs="Calibri"/>
                <w:color w:val="242424"/>
                <w:sz w:val="22"/>
                <w:szCs w:val="22"/>
              </w:rPr>
              <w:t xml:space="preserve"> Cases Deliverable: Progress Report 1Presentation</w:t>
            </w:r>
          </w:p>
        </w:tc>
      </w:tr>
      <w:tr w:rsidR="1B798B49" w:rsidTr="1B798B49" w14:paraId="3B056798" w14:textId="77777777">
        <w:trPr>
          <w:trHeight w:val="1020"/>
        </w:trPr>
        <w:tc>
          <w:tcPr>
            <w:tcW w:w="2407" w:type="dxa"/>
            <w:tcBorders>
              <w:top w:val="single" w:color="37F5FF" w:sz="4" w:space="0"/>
              <w:left w:val="single" w:color="37F5FF" w:sz="4" w:space="0"/>
              <w:bottom w:val="nil"/>
              <w:right w:val="nil"/>
            </w:tcBorders>
            <w:shd w:val="clear" w:color="auto" w:fill="E1F6F7"/>
            <w:tcMar>
              <w:top w:w="15" w:type="dxa"/>
              <w:left w:w="15" w:type="dxa"/>
              <w:right w:w="15" w:type="dxa"/>
            </w:tcMar>
          </w:tcPr>
          <w:p w:rsidR="1B798B49" w:rsidP="1B798B49" w:rsidRDefault="1B798B49" w14:paraId="44179068" w14:textId="69E6EDEE">
            <w:pPr>
              <w:spacing w:after="0"/>
              <w:jc w:val="center"/>
            </w:pPr>
            <w:r w:rsidRPr="1B798B49">
              <w:rPr>
                <w:rFonts w:ascii="Calibri" w:hAnsi="Calibri" w:eastAsia="Calibri" w:cs="Calibri"/>
                <w:color w:val="242424"/>
                <w:sz w:val="22"/>
                <w:szCs w:val="22"/>
              </w:rPr>
              <w:t xml:space="preserve">Sprint 2: </w:t>
            </w:r>
            <w:proofErr w:type="spellStart"/>
            <w:r w:rsidRPr="1B798B49">
              <w:rPr>
                <w:rFonts w:ascii="Calibri" w:hAnsi="Calibri" w:eastAsia="Calibri" w:cs="Calibri"/>
                <w:color w:val="242424"/>
                <w:sz w:val="22"/>
                <w:szCs w:val="22"/>
              </w:rPr>
              <w:t>Architecture</w:t>
            </w:r>
            <w:proofErr w:type="spellEnd"/>
            <w:r w:rsidRPr="1B798B49">
              <w:rPr>
                <w:rFonts w:ascii="Calibri" w:hAnsi="Calibri" w:eastAsia="Calibri" w:cs="Calibri"/>
                <w:color w:val="242424"/>
                <w:sz w:val="22"/>
                <w:szCs w:val="22"/>
              </w:rPr>
              <w:t xml:space="preserve"> &amp; </w:t>
            </w:r>
            <w:proofErr w:type="spellStart"/>
            <w:r w:rsidRPr="1B798B49">
              <w:rPr>
                <w:rFonts w:ascii="Calibri" w:hAnsi="Calibri" w:eastAsia="Calibri" w:cs="Calibri"/>
                <w:color w:val="242424"/>
                <w:sz w:val="22"/>
                <w:szCs w:val="22"/>
              </w:rPr>
              <w:t>Design</w:t>
            </w:r>
            <w:proofErr w:type="spellEnd"/>
          </w:p>
        </w:tc>
        <w:tc>
          <w:tcPr>
            <w:tcW w:w="764" w:type="dxa"/>
            <w:tcBorders>
              <w:top w:val="single" w:color="37F5FF" w:sz="4" w:space="0"/>
              <w:left w:val="single" w:color="37F5FF" w:sz="4" w:space="0"/>
              <w:bottom w:val="nil"/>
              <w:right w:val="nil"/>
            </w:tcBorders>
            <w:shd w:val="clear" w:color="auto" w:fill="E1F6F7"/>
            <w:tcMar>
              <w:top w:w="15" w:type="dxa"/>
              <w:left w:w="15" w:type="dxa"/>
              <w:right w:w="15" w:type="dxa"/>
            </w:tcMar>
            <w:vAlign w:val="center"/>
          </w:tcPr>
          <w:p w:rsidR="1B798B49" w:rsidP="1B798B49" w:rsidRDefault="1B798B49" w14:paraId="228098FA" w14:textId="280412C4">
            <w:pPr>
              <w:spacing w:after="0"/>
              <w:jc w:val="center"/>
            </w:pPr>
            <w:r w:rsidRPr="1B798B49">
              <w:rPr>
                <w:rFonts w:ascii="Calibri" w:hAnsi="Calibri" w:eastAsia="Calibri" w:cs="Calibri"/>
                <w:color w:val="242424"/>
                <w:sz w:val="22"/>
                <w:szCs w:val="22"/>
              </w:rPr>
              <w:t>3</w:t>
            </w:r>
          </w:p>
        </w:tc>
        <w:tc>
          <w:tcPr>
            <w:tcW w:w="711" w:type="dxa"/>
            <w:tcBorders>
              <w:top w:val="single" w:color="37F5FF" w:sz="4" w:space="0"/>
              <w:left w:val="single" w:color="37F5FF" w:sz="4" w:space="0"/>
              <w:bottom w:val="nil"/>
              <w:right w:val="nil"/>
            </w:tcBorders>
            <w:shd w:val="clear" w:color="auto" w:fill="E1F6F7"/>
            <w:tcMar>
              <w:top w:w="15" w:type="dxa"/>
              <w:left w:w="15" w:type="dxa"/>
              <w:right w:w="15" w:type="dxa"/>
            </w:tcMar>
            <w:vAlign w:val="center"/>
          </w:tcPr>
          <w:p w:rsidR="1B798B49" w:rsidP="1B798B49" w:rsidRDefault="1B798B49" w14:paraId="416FD0F3" w14:textId="3E11712D">
            <w:pPr>
              <w:spacing w:after="0"/>
              <w:jc w:val="center"/>
            </w:pPr>
            <w:r w:rsidRPr="1B798B49">
              <w:rPr>
                <w:rFonts w:ascii="Calibri" w:hAnsi="Calibri" w:eastAsia="Calibri" w:cs="Calibri"/>
                <w:color w:val="242424"/>
                <w:sz w:val="22"/>
                <w:szCs w:val="22"/>
              </w:rPr>
              <w:t>4</w:t>
            </w:r>
          </w:p>
        </w:tc>
        <w:tc>
          <w:tcPr>
            <w:tcW w:w="1158" w:type="dxa"/>
            <w:tcBorders>
              <w:top w:val="single" w:color="37F5FF" w:sz="4" w:space="0"/>
              <w:left w:val="single" w:color="37F5FF" w:sz="4" w:space="0"/>
              <w:bottom w:val="nil"/>
              <w:right w:val="nil"/>
            </w:tcBorders>
            <w:shd w:val="clear" w:color="auto" w:fill="E1F6F7"/>
            <w:tcMar>
              <w:top w:w="15" w:type="dxa"/>
              <w:left w:w="15" w:type="dxa"/>
              <w:right w:w="15" w:type="dxa"/>
            </w:tcMar>
            <w:vAlign w:val="center"/>
          </w:tcPr>
          <w:p w:rsidR="1B798B49" w:rsidP="1B798B49" w:rsidRDefault="1B798B49" w14:paraId="59155D13" w14:textId="6A63D333">
            <w:pPr>
              <w:spacing w:after="0"/>
              <w:jc w:val="center"/>
            </w:pPr>
            <w:r w:rsidRPr="1B798B49">
              <w:rPr>
                <w:rFonts w:ascii="Calibri" w:hAnsi="Calibri" w:eastAsia="Calibri" w:cs="Calibri"/>
                <w:color w:val="242424"/>
                <w:sz w:val="22"/>
                <w:szCs w:val="22"/>
              </w:rPr>
              <w:t>2</w:t>
            </w:r>
          </w:p>
        </w:tc>
        <w:tc>
          <w:tcPr>
            <w:tcW w:w="3976" w:type="dxa"/>
            <w:tcBorders>
              <w:top w:val="single" w:color="37F5FF" w:sz="4" w:space="0"/>
              <w:left w:val="single" w:color="37F5FF" w:sz="4" w:space="0"/>
              <w:bottom w:val="nil"/>
              <w:right w:val="nil"/>
            </w:tcBorders>
            <w:shd w:val="clear" w:color="auto" w:fill="E1F6F7"/>
            <w:tcMar>
              <w:top w:w="15" w:type="dxa"/>
              <w:left w:w="15" w:type="dxa"/>
              <w:right w:w="15" w:type="dxa"/>
            </w:tcMar>
          </w:tcPr>
          <w:p w:rsidR="1B798B49" w:rsidP="1B798B49" w:rsidRDefault="1B798B49" w14:paraId="5D2AB1EC" w14:textId="70A67D79">
            <w:pPr>
              <w:spacing w:after="0"/>
              <w:jc w:val="center"/>
            </w:pPr>
            <w:r w:rsidRPr="34B99874">
              <w:rPr>
                <w:rFonts w:ascii="Calibri" w:hAnsi="Calibri" w:eastAsia="Calibri" w:cs="Calibri"/>
                <w:color w:val="242424"/>
                <w:sz w:val="22"/>
                <w:szCs w:val="22"/>
              </w:rPr>
              <w:t xml:space="preserve"> Database Schema design (ERD).UI/UX </w:t>
            </w:r>
            <w:proofErr w:type="spellStart"/>
            <w:r w:rsidRPr="34B99874">
              <w:rPr>
                <w:rFonts w:ascii="Calibri" w:hAnsi="Calibri" w:eastAsia="Calibri" w:cs="Calibri"/>
                <w:color w:val="242424"/>
                <w:sz w:val="22"/>
                <w:szCs w:val="22"/>
              </w:rPr>
              <w:t>WireframingSignaling</w:t>
            </w:r>
            <w:proofErr w:type="spellEnd"/>
            <w:r w:rsidRPr="34B99874">
              <w:rPr>
                <w:rFonts w:ascii="Calibri" w:hAnsi="Calibri" w:eastAsia="Calibri" w:cs="Calibri"/>
                <w:color w:val="242424"/>
                <w:sz w:val="22"/>
                <w:szCs w:val="22"/>
              </w:rPr>
              <w:t xml:space="preserve"> Server API specification. </w:t>
            </w:r>
            <w:proofErr w:type="spellStart"/>
            <w:r w:rsidRPr="1B798B49">
              <w:rPr>
                <w:rFonts w:ascii="Calibri" w:hAnsi="Calibri" w:eastAsia="Calibri" w:cs="Calibri"/>
                <w:color w:val="242424"/>
                <w:sz w:val="22"/>
                <w:szCs w:val="22"/>
              </w:rPr>
              <w:t>Setup</w:t>
            </w:r>
            <w:proofErr w:type="spellEnd"/>
            <w:r w:rsidRPr="1B798B49">
              <w:rPr>
                <w:rFonts w:ascii="Calibri" w:hAnsi="Calibri" w:eastAsia="Calibri" w:cs="Calibri"/>
                <w:color w:val="242424"/>
                <w:sz w:val="22"/>
                <w:szCs w:val="22"/>
              </w:rPr>
              <w:t xml:space="preserve"> </w:t>
            </w:r>
            <w:proofErr w:type="spellStart"/>
            <w:r w:rsidRPr="1B798B49">
              <w:rPr>
                <w:rFonts w:ascii="Calibri" w:hAnsi="Calibri" w:eastAsia="Calibri" w:cs="Calibri"/>
                <w:color w:val="242424"/>
                <w:sz w:val="22"/>
                <w:szCs w:val="22"/>
              </w:rPr>
              <w:t>dev</w:t>
            </w:r>
            <w:proofErr w:type="spellEnd"/>
            <w:r w:rsidRPr="1B798B49">
              <w:rPr>
                <w:rFonts w:ascii="Calibri" w:hAnsi="Calibri" w:eastAsia="Calibri" w:cs="Calibri"/>
                <w:color w:val="242424"/>
                <w:sz w:val="22"/>
                <w:szCs w:val="22"/>
              </w:rPr>
              <w:t xml:space="preserve"> </w:t>
            </w:r>
            <w:proofErr w:type="spellStart"/>
            <w:r w:rsidRPr="1B798B49">
              <w:rPr>
                <w:rFonts w:ascii="Calibri" w:hAnsi="Calibri" w:eastAsia="Calibri" w:cs="Calibri"/>
                <w:color w:val="242424"/>
                <w:sz w:val="22"/>
                <w:szCs w:val="22"/>
              </w:rPr>
              <w:t>environment</w:t>
            </w:r>
            <w:proofErr w:type="spellEnd"/>
            <w:r w:rsidRPr="1B798B49">
              <w:rPr>
                <w:rFonts w:ascii="Calibri" w:hAnsi="Calibri" w:eastAsia="Calibri" w:cs="Calibri"/>
                <w:color w:val="242424"/>
                <w:sz w:val="22"/>
                <w:szCs w:val="22"/>
              </w:rPr>
              <w:t xml:space="preserve"> (Git, Spring Boot</w:t>
            </w:r>
            <w:proofErr w:type="gramStart"/>
            <w:r w:rsidRPr="1B798B49">
              <w:rPr>
                <w:rFonts w:ascii="Calibri" w:hAnsi="Calibri" w:eastAsia="Calibri" w:cs="Calibri"/>
                <w:color w:val="242424"/>
                <w:sz w:val="22"/>
                <w:szCs w:val="22"/>
              </w:rPr>
              <w:t>).</w:t>
            </w:r>
            <w:proofErr w:type="spellStart"/>
            <w:r w:rsidRPr="1B798B49">
              <w:rPr>
                <w:rFonts w:ascii="Calibri" w:hAnsi="Calibri" w:eastAsia="Calibri" w:cs="Calibri"/>
                <w:color w:val="242424"/>
                <w:sz w:val="22"/>
                <w:szCs w:val="22"/>
              </w:rPr>
              <w:t>Testing</w:t>
            </w:r>
            <w:proofErr w:type="spellEnd"/>
            <w:proofErr w:type="gramEnd"/>
            <w:r w:rsidRPr="1B798B49">
              <w:rPr>
                <w:rFonts w:ascii="Calibri" w:hAnsi="Calibri" w:eastAsia="Calibri" w:cs="Calibri"/>
                <w:color w:val="242424"/>
                <w:sz w:val="22"/>
                <w:szCs w:val="22"/>
              </w:rPr>
              <w:t xml:space="preserve"> and </w:t>
            </w:r>
            <w:proofErr w:type="spellStart"/>
            <w:r w:rsidRPr="1B798B49">
              <w:rPr>
                <w:rFonts w:ascii="Calibri" w:hAnsi="Calibri" w:eastAsia="Calibri" w:cs="Calibri"/>
                <w:color w:val="242424"/>
                <w:sz w:val="22"/>
                <w:szCs w:val="22"/>
              </w:rPr>
              <w:t>validation</w:t>
            </w:r>
            <w:proofErr w:type="spellEnd"/>
          </w:p>
        </w:tc>
      </w:tr>
      <w:tr w:rsidR="1B798B49" w:rsidTr="1B798B49" w14:paraId="0B9C60E0" w14:textId="77777777">
        <w:trPr>
          <w:trHeight w:val="1755"/>
        </w:trPr>
        <w:tc>
          <w:tcPr>
            <w:tcW w:w="2407" w:type="dxa"/>
            <w:tcBorders>
              <w:top w:val="single" w:color="37F5FF" w:sz="4" w:space="0"/>
              <w:left w:val="single" w:color="37F5FF" w:sz="4" w:space="0"/>
              <w:bottom w:val="nil"/>
              <w:right w:val="nil"/>
            </w:tcBorders>
            <w:shd w:val="clear" w:color="auto" w:fill="E1F6F7"/>
            <w:tcMar>
              <w:top w:w="15" w:type="dxa"/>
              <w:left w:w="15" w:type="dxa"/>
              <w:right w:w="15" w:type="dxa"/>
            </w:tcMar>
          </w:tcPr>
          <w:p w:rsidR="1B798B49" w:rsidP="1B798B49" w:rsidRDefault="1B798B49" w14:paraId="18CF4A7F" w14:textId="79276635">
            <w:pPr>
              <w:spacing w:after="0"/>
              <w:jc w:val="center"/>
            </w:pPr>
            <w:r w:rsidRPr="1B798B49">
              <w:rPr>
                <w:rFonts w:ascii="Calibri" w:hAnsi="Calibri" w:eastAsia="Calibri" w:cs="Calibri"/>
                <w:color w:val="242424"/>
                <w:sz w:val="22"/>
                <w:szCs w:val="22"/>
              </w:rPr>
              <w:t xml:space="preserve">Sprint 3: Core </w:t>
            </w:r>
            <w:proofErr w:type="spellStart"/>
            <w:r w:rsidRPr="1B798B49">
              <w:rPr>
                <w:rFonts w:ascii="Calibri" w:hAnsi="Calibri" w:eastAsia="Calibri" w:cs="Calibri"/>
                <w:color w:val="242424"/>
                <w:sz w:val="22"/>
                <w:szCs w:val="22"/>
              </w:rPr>
              <w:t>Implementation</w:t>
            </w:r>
            <w:proofErr w:type="spellEnd"/>
            <w:r w:rsidRPr="1B798B49">
              <w:rPr>
                <w:rFonts w:ascii="Calibri" w:hAnsi="Calibri" w:eastAsia="Calibri" w:cs="Calibri"/>
                <w:color w:val="242424"/>
                <w:sz w:val="22"/>
                <w:szCs w:val="22"/>
              </w:rPr>
              <w:t xml:space="preserve"> (MVP)</w:t>
            </w:r>
          </w:p>
        </w:tc>
        <w:tc>
          <w:tcPr>
            <w:tcW w:w="764" w:type="dxa"/>
            <w:tcBorders>
              <w:top w:val="single" w:color="37F5FF" w:sz="4" w:space="0"/>
              <w:left w:val="single" w:color="37F5FF" w:sz="4" w:space="0"/>
              <w:bottom w:val="nil"/>
              <w:right w:val="nil"/>
            </w:tcBorders>
            <w:shd w:val="clear" w:color="auto" w:fill="E1F6F7"/>
            <w:tcMar>
              <w:top w:w="15" w:type="dxa"/>
              <w:left w:w="15" w:type="dxa"/>
              <w:right w:w="15" w:type="dxa"/>
            </w:tcMar>
            <w:vAlign w:val="center"/>
          </w:tcPr>
          <w:p w:rsidR="1B798B49" w:rsidP="1B798B49" w:rsidRDefault="1B798B49" w14:paraId="343CE372" w14:textId="5635A48F">
            <w:pPr>
              <w:spacing w:after="0"/>
              <w:jc w:val="center"/>
            </w:pPr>
            <w:r w:rsidRPr="1B798B49">
              <w:rPr>
                <w:rFonts w:ascii="Calibri" w:hAnsi="Calibri" w:eastAsia="Calibri" w:cs="Calibri"/>
                <w:color w:val="242424"/>
                <w:sz w:val="22"/>
                <w:szCs w:val="22"/>
              </w:rPr>
              <w:t>5</w:t>
            </w:r>
          </w:p>
        </w:tc>
        <w:tc>
          <w:tcPr>
            <w:tcW w:w="711" w:type="dxa"/>
            <w:tcBorders>
              <w:top w:val="single" w:color="37F5FF" w:sz="4" w:space="0"/>
              <w:left w:val="single" w:color="37F5FF" w:sz="4" w:space="0"/>
              <w:bottom w:val="nil"/>
              <w:right w:val="nil"/>
            </w:tcBorders>
            <w:shd w:val="clear" w:color="auto" w:fill="E1F6F7"/>
            <w:tcMar>
              <w:top w:w="15" w:type="dxa"/>
              <w:left w:w="15" w:type="dxa"/>
              <w:right w:w="15" w:type="dxa"/>
            </w:tcMar>
            <w:vAlign w:val="center"/>
          </w:tcPr>
          <w:p w:rsidR="1B798B49" w:rsidP="1B798B49" w:rsidRDefault="1B798B49" w14:paraId="5D396D05" w14:textId="66A839A7">
            <w:pPr>
              <w:spacing w:after="0"/>
              <w:jc w:val="center"/>
            </w:pPr>
            <w:r w:rsidRPr="1B798B49">
              <w:rPr>
                <w:rFonts w:ascii="Calibri" w:hAnsi="Calibri" w:eastAsia="Calibri" w:cs="Calibri"/>
                <w:color w:val="242424"/>
                <w:sz w:val="22"/>
                <w:szCs w:val="22"/>
              </w:rPr>
              <w:t>6</w:t>
            </w:r>
          </w:p>
        </w:tc>
        <w:tc>
          <w:tcPr>
            <w:tcW w:w="1158" w:type="dxa"/>
            <w:tcBorders>
              <w:top w:val="single" w:color="37F5FF" w:sz="4" w:space="0"/>
              <w:left w:val="single" w:color="37F5FF" w:sz="4" w:space="0"/>
              <w:bottom w:val="nil"/>
              <w:right w:val="nil"/>
            </w:tcBorders>
            <w:shd w:val="clear" w:color="auto" w:fill="E1F6F7"/>
            <w:tcMar>
              <w:top w:w="15" w:type="dxa"/>
              <w:left w:w="15" w:type="dxa"/>
              <w:right w:w="15" w:type="dxa"/>
            </w:tcMar>
            <w:vAlign w:val="center"/>
          </w:tcPr>
          <w:p w:rsidR="1B798B49" w:rsidP="1B798B49" w:rsidRDefault="1B798B49" w14:paraId="362719A0" w14:textId="7969B416">
            <w:pPr>
              <w:spacing w:after="0"/>
              <w:jc w:val="center"/>
            </w:pPr>
            <w:r w:rsidRPr="1B798B49">
              <w:rPr>
                <w:rFonts w:ascii="Calibri" w:hAnsi="Calibri" w:eastAsia="Calibri" w:cs="Calibri"/>
                <w:color w:val="242424"/>
                <w:sz w:val="22"/>
                <w:szCs w:val="22"/>
              </w:rPr>
              <w:t>2</w:t>
            </w:r>
          </w:p>
        </w:tc>
        <w:tc>
          <w:tcPr>
            <w:tcW w:w="3976" w:type="dxa"/>
            <w:tcBorders>
              <w:top w:val="single" w:color="37F5FF" w:sz="4" w:space="0"/>
              <w:left w:val="single" w:color="37F5FF" w:sz="4" w:space="0"/>
              <w:bottom w:val="nil"/>
              <w:right w:val="nil"/>
            </w:tcBorders>
            <w:shd w:val="clear" w:color="auto" w:fill="E1F6F7"/>
            <w:tcMar>
              <w:top w:w="15" w:type="dxa"/>
              <w:left w:w="15" w:type="dxa"/>
              <w:right w:w="15" w:type="dxa"/>
            </w:tcMar>
          </w:tcPr>
          <w:p w:rsidR="1B798B49" w:rsidP="1B798B49" w:rsidRDefault="1B798B49" w14:paraId="528BC117" w14:textId="2DD15627">
            <w:pPr>
              <w:spacing w:after="0"/>
              <w:jc w:val="center"/>
            </w:pPr>
            <w:r w:rsidRPr="34B99874">
              <w:rPr>
                <w:rFonts w:ascii="Calibri" w:hAnsi="Calibri" w:eastAsia="Calibri" w:cs="Calibri"/>
                <w:color w:val="242424"/>
                <w:sz w:val="22"/>
                <w:szCs w:val="22"/>
              </w:rPr>
              <w:t>UC-01 Register &amp; Authenticate Allow users and helpers to register and securely authenticate.  UC-02 Manage Helper Profile Helper manages skills, availability, and profile information.  UC-03 Manage User Profile User manages personal and account information.  UC-04 Search &amp; Filter Helpers User searches helpers by skills, rating, and availability.</w:t>
            </w:r>
          </w:p>
        </w:tc>
      </w:tr>
      <w:tr w:rsidR="1B798B49" w:rsidTr="1B798B49" w14:paraId="08988190" w14:textId="77777777">
        <w:trPr>
          <w:trHeight w:val="1710"/>
        </w:trPr>
        <w:tc>
          <w:tcPr>
            <w:tcW w:w="2407" w:type="dxa"/>
            <w:tcBorders>
              <w:top w:val="single" w:color="37F5FF" w:sz="4" w:space="0"/>
              <w:left w:val="single" w:color="37F5FF" w:sz="4" w:space="0"/>
              <w:bottom w:val="nil"/>
              <w:right w:val="nil"/>
            </w:tcBorders>
            <w:shd w:val="clear" w:color="auto" w:fill="E1F6F7"/>
            <w:tcMar>
              <w:top w:w="15" w:type="dxa"/>
              <w:left w:w="15" w:type="dxa"/>
              <w:right w:w="15" w:type="dxa"/>
            </w:tcMar>
          </w:tcPr>
          <w:p w:rsidR="1B798B49" w:rsidP="1B798B49" w:rsidRDefault="1B798B49" w14:paraId="41B407CA" w14:textId="330A9AF8">
            <w:pPr>
              <w:spacing w:after="0"/>
              <w:jc w:val="center"/>
            </w:pPr>
            <w:r w:rsidRPr="1B798B49">
              <w:rPr>
                <w:rFonts w:ascii="Calibri" w:hAnsi="Calibri" w:eastAsia="Calibri" w:cs="Calibri"/>
                <w:color w:val="242424"/>
                <w:sz w:val="22"/>
                <w:szCs w:val="22"/>
              </w:rPr>
              <w:t xml:space="preserve">Sprint 4: </w:t>
            </w:r>
            <w:proofErr w:type="spellStart"/>
            <w:r w:rsidRPr="1B798B49">
              <w:rPr>
                <w:rFonts w:ascii="Calibri" w:hAnsi="Calibri" w:eastAsia="Calibri" w:cs="Calibri"/>
                <w:color w:val="242424"/>
                <w:sz w:val="22"/>
                <w:szCs w:val="22"/>
              </w:rPr>
              <w:t>Feature</w:t>
            </w:r>
            <w:proofErr w:type="spellEnd"/>
            <w:r w:rsidRPr="1B798B49">
              <w:rPr>
                <w:rFonts w:ascii="Calibri" w:hAnsi="Calibri" w:eastAsia="Calibri" w:cs="Calibri"/>
                <w:color w:val="242424"/>
                <w:sz w:val="22"/>
                <w:szCs w:val="22"/>
              </w:rPr>
              <w:t xml:space="preserve"> </w:t>
            </w:r>
            <w:proofErr w:type="spellStart"/>
            <w:r w:rsidRPr="1B798B49">
              <w:rPr>
                <w:rFonts w:ascii="Calibri" w:hAnsi="Calibri" w:eastAsia="Calibri" w:cs="Calibri"/>
                <w:color w:val="242424"/>
                <w:sz w:val="22"/>
                <w:szCs w:val="22"/>
              </w:rPr>
              <w:t>Completion</w:t>
            </w:r>
            <w:proofErr w:type="spellEnd"/>
            <w:r w:rsidRPr="1B798B49">
              <w:rPr>
                <w:rFonts w:ascii="Calibri" w:hAnsi="Calibri" w:eastAsia="Calibri" w:cs="Calibri"/>
                <w:color w:val="242424"/>
                <w:sz w:val="22"/>
                <w:szCs w:val="22"/>
              </w:rPr>
              <w:t xml:space="preserve"> </w:t>
            </w:r>
          </w:p>
        </w:tc>
        <w:tc>
          <w:tcPr>
            <w:tcW w:w="764" w:type="dxa"/>
            <w:tcBorders>
              <w:top w:val="single" w:color="37F5FF" w:sz="4" w:space="0"/>
              <w:left w:val="single" w:color="37F5FF" w:sz="4" w:space="0"/>
              <w:bottom w:val="nil"/>
              <w:right w:val="nil"/>
            </w:tcBorders>
            <w:shd w:val="clear" w:color="auto" w:fill="E1F6F7"/>
            <w:tcMar>
              <w:top w:w="15" w:type="dxa"/>
              <w:left w:w="15" w:type="dxa"/>
              <w:right w:w="15" w:type="dxa"/>
            </w:tcMar>
            <w:vAlign w:val="center"/>
          </w:tcPr>
          <w:p w:rsidR="1B798B49" w:rsidP="1B798B49" w:rsidRDefault="1B798B49" w14:paraId="0BF220B1" w14:textId="52CE1917">
            <w:pPr>
              <w:spacing w:after="0"/>
              <w:jc w:val="center"/>
            </w:pPr>
            <w:r w:rsidRPr="1B798B49">
              <w:rPr>
                <w:rFonts w:ascii="Calibri" w:hAnsi="Calibri" w:eastAsia="Calibri" w:cs="Calibri"/>
                <w:color w:val="242424"/>
                <w:sz w:val="22"/>
                <w:szCs w:val="22"/>
              </w:rPr>
              <w:t>7</w:t>
            </w:r>
          </w:p>
        </w:tc>
        <w:tc>
          <w:tcPr>
            <w:tcW w:w="711" w:type="dxa"/>
            <w:tcBorders>
              <w:top w:val="single" w:color="37F5FF" w:sz="4" w:space="0"/>
              <w:left w:val="single" w:color="37F5FF" w:sz="4" w:space="0"/>
              <w:bottom w:val="nil"/>
              <w:right w:val="nil"/>
            </w:tcBorders>
            <w:shd w:val="clear" w:color="auto" w:fill="E1F6F7"/>
            <w:tcMar>
              <w:top w:w="15" w:type="dxa"/>
              <w:left w:w="15" w:type="dxa"/>
              <w:right w:w="15" w:type="dxa"/>
            </w:tcMar>
            <w:vAlign w:val="center"/>
          </w:tcPr>
          <w:p w:rsidR="1B798B49" w:rsidP="1B798B49" w:rsidRDefault="1B798B49" w14:paraId="047F1BC9" w14:textId="2FC97DFD">
            <w:pPr>
              <w:spacing w:after="0"/>
              <w:jc w:val="center"/>
            </w:pPr>
            <w:r w:rsidRPr="1B798B49">
              <w:rPr>
                <w:rFonts w:ascii="Calibri" w:hAnsi="Calibri" w:eastAsia="Calibri" w:cs="Calibri"/>
                <w:color w:val="242424"/>
                <w:sz w:val="22"/>
                <w:szCs w:val="22"/>
              </w:rPr>
              <w:t>8</w:t>
            </w:r>
          </w:p>
        </w:tc>
        <w:tc>
          <w:tcPr>
            <w:tcW w:w="1158" w:type="dxa"/>
            <w:tcBorders>
              <w:top w:val="single" w:color="37F5FF" w:sz="4" w:space="0"/>
              <w:left w:val="single" w:color="37F5FF" w:sz="4" w:space="0"/>
              <w:bottom w:val="nil"/>
              <w:right w:val="nil"/>
            </w:tcBorders>
            <w:shd w:val="clear" w:color="auto" w:fill="E1F6F7"/>
            <w:tcMar>
              <w:top w:w="15" w:type="dxa"/>
              <w:left w:w="15" w:type="dxa"/>
              <w:right w:w="15" w:type="dxa"/>
            </w:tcMar>
            <w:vAlign w:val="center"/>
          </w:tcPr>
          <w:p w:rsidR="1B798B49" w:rsidP="1B798B49" w:rsidRDefault="1B798B49" w14:paraId="1DA86073" w14:textId="4D356F8B">
            <w:pPr>
              <w:spacing w:after="0"/>
              <w:jc w:val="center"/>
            </w:pPr>
            <w:r w:rsidRPr="1B798B49">
              <w:rPr>
                <w:rFonts w:ascii="Calibri" w:hAnsi="Calibri" w:eastAsia="Calibri" w:cs="Calibri"/>
                <w:color w:val="242424"/>
                <w:sz w:val="22"/>
                <w:szCs w:val="22"/>
              </w:rPr>
              <w:t>2</w:t>
            </w:r>
          </w:p>
        </w:tc>
        <w:tc>
          <w:tcPr>
            <w:tcW w:w="3976" w:type="dxa"/>
            <w:tcBorders>
              <w:top w:val="single" w:color="37F5FF" w:sz="4" w:space="0"/>
              <w:left w:val="single" w:color="37F5FF" w:sz="4" w:space="0"/>
              <w:bottom w:val="nil"/>
              <w:right w:val="nil"/>
            </w:tcBorders>
            <w:shd w:val="clear" w:color="auto" w:fill="E1F6F7"/>
            <w:tcMar>
              <w:top w:w="15" w:type="dxa"/>
              <w:left w:w="15" w:type="dxa"/>
              <w:right w:w="15" w:type="dxa"/>
            </w:tcMar>
          </w:tcPr>
          <w:p w:rsidR="1B798B49" w:rsidP="1B798B49" w:rsidRDefault="1B798B49" w14:paraId="4421717B" w14:textId="012F5359">
            <w:pPr>
              <w:spacing w:after="0"/>
              <w:jc w:val="center"/>
            </w:pPr>
            <w:r w:rsidRPr="34B99874">
              <w:rPr>
                <w:rFonts w:ascii="Calibri" w:hAnsi="Calibri" w:eastAsia="Calibri" w:cs="Calibri"/>
                <w:color w:val="242424"/>
                <w:sz w:val="22"/>
                <w:szCs w:val="22"/>
              </w:rPr>
              <w:t>UC-05 Initiate Video Call &amp; Chat Start real-time video call and chat session.  UC-06 Process Automatic Billing Automatically calculate and process payments.  UC-07 Manage Session Controls Control session start, pause, resume, and end.  UC-08 Rate &amp; Review Helper User submits rating and review after session.</w:t>
            </w:r>
          </w:p>
        </w:tc>
      </w:tr>
      <w:tr w:rsidR="1B798B49" w:rsidTr="1B798B49" w14:paraId="6ACCC2E3" w14:textId="77777777">
        <w:trPr>
          <w:trHeight w:val="1710"/>
        </w:trPr>
        <w:tc>
          <w:tcPr>
            <w:tcW w:w="2407" w:type="dxa"/>
            <w:tcBorders>
              <w:top w:val="single" w:color="37F5FF" w:sz="4" w:space="0"/>
              <w:left w:val="single" w:color="37F5FF" w:sz="4" w:space="0"/>
              <w:bottom w:val="nil"/>
              <w:right w:val="nil"/>
            </w:tcBorders>
            <w:shd w:val="clear" w:color="auto" w:fill="E1F6F7"/>
            <w:tcMar>
              <w:top w:w="15" w:type="dxa"/>
              <w:left w:w="15" w:type="dxa"/>
              <w:right w:w="15" w:type="dxa"/>
            </w:tcMar>
          </w:tcPr>
          <w:p w:rsidR="1B798B49" w:rsidP="1B798B49" w:rsidRDefault="1B798B49" w14:paraId="4FA6EE05" w14:textId="612CB15D">
            <w:pPr>
              <w:spacing w:after="0"/>
              <w:jc w:val="center"/>
            </w:pPr>
            <w:r w:rsidRPr="1B798B49">
              <w:rPr>
                <w:rFonts w:ascii="Calibri" w:hAnsi="Calibri" w:eastAsia="Calibri" w:cs="Calibri"/>
                <w:color w:val="242424"/>
                <w:sz w:val="22"/>
                <w:szCs w:val="22"/>
              </w:rPr>
              <w:t xml:space="preserve">Sprint 5: </w:t>
            </w:r>
            <w:proofErr w:type="spellStart"/>
            <w:r w:rsidRPr="1B798B49">
              <w:rPr>
                <w:rFonts w:ascii="Calibri" w:hAnsi="Calibri" w:eastAsia="Calibri" w:cs="Calibri"/>
                <w:color w:val="242424"/>
                <w:sz w:val="22"/>
                <w:szCs w:val="22"/>
              </w:rPr>
              <w:t>Testing</w:t>
            </w:r>
            <w:proofErr w:type="spellEnd"/>
            <w:r w:rsidRPr="1B798B49">
              <w:rPr>
                <w:rFonts w:ascii="Calibri" w:hAnsi="Calibri" w:eastAsia="Calibri" w:cs="Calibri"/>
                <w:color w:val="242424"/>
                <w:sz w:val="22"/>
                <w:szCs w:val="22"/>
              </w:rPr>
              <w:t xml:space="preserve"> &amp; </w:t>
            </w:r>
            <w:proofErr w:type="spellStart"/>
            <w:r w:rsidRPr="1B798B49">
              <w:rPr>
                <w:rFonts w:ascii="Calibri" w:hAnsi="Calibri" w:eastAsia="Calibri" w:cs="Calibri"/>
                <w:color w:val="242424"/>
                <w:sz w:val="22"/>
                <w:szCs w:val="22"/>
              </w:rPr>
              <w:t>Deployment</w:t>
            </w:r>
            <w:proofErr w:type="spellEnd"/>
          </w:p>
        </w:tc>
        <w:tc>
          <w:tcPr>
            <w:tcW w:w="764" w:type="dxa"/>
            <w:tcBorders>
              <w:top w:val="single" w:color="37F5FF" w:sz="4" w:space="0"/>
              <w:left w:val="single" w:color="37F5FF" w:sz="4" w:space="0"/>
              <w:bottom w:val="nil"/>
              <w:right w:val="nil"/>
            </w:tcBorders>
            <w:shd w:val="clear" w:color="auto" w:fill="E1F6F7"/>
            <w:tcMar>
              <w:top w:w="15" w:type="dxa"/>
              <w:left w:w="15" w:type="dxa"/>
              <w:right w:w="15" w:type="dxa"/>
            </w:tcMar>
            <w:vAlign w:val="center"/>
          </w:tcPr>
          <w:p w:rsidR="1B798B49" w:rsidP="1B798B49" w:rsidRDefault="1B798B49" w14:paraId="7E8D1DF0" w14:textId="1EFC1F93">
            <w:pPr>
              <w:spacing w:after="0"/>
              <w:jc w:val="center"/>
            </w:pPr>
            <w:r w:rsidRPr="1B798B49">
              <w:rPr>
                <w:rFonts w:ascii="Calibri" w:hAnsi="Calibri" w:eastAsia="Calibri" w:cs="Calibri"/>
                <w:color w:val="242424"/>
                <w:sz w:val="22"/>
                <w:szCs w:val="22"/>
              </w:rPr>
              <w:t>9</w:t>
            </w:r>
          </w:p>
        </w:tc>
        <w:tc>
          <w:tcPr>
            <w:tcW w:w="711" w:type="dxa"/>
            <w:tcBorders>
              <w:top w:val="single" w:color="37F5FF" w:sz="4" w:space="0"/>
              <w:left w:val="single" w:color="37F5FF" w:sz="4" w:space="0"/>
              <w:bottom w:val="nil"/>
              <w:right w:val="nil"/>
            </w:tcBorders>
            <w:shd w:val="clear" w:color="auto" w:fill="E1F6F7"/>
            <w:tcMar>
              <w:top w:w="15" w:type="dxa"/>
              <w:left w:w="15" w:type="dxa"/>
              <w:right w:w="15" w:type="dxa"/>
            </w:tcMar>
            <w:vAlign w:val="center"/>
          </w:tcPr>
          <w:p w:rsidR="1B798B49" w:rsidP="1B798B49" w:rsidRDefault="1B798B49" w14:paraId="3A2BD5ED" w14:textId="35C68DA0">
            <w:pPr>
              <w:spacing w:after="0"/>
              <w:jc w:val="center"/>
            </w:pPr>
            <w:r w:rsidRPr="1B798B49">
              <w:rPr>
                <w:rFonts w:ascii="Calibri" w:hAnsi="Calibri" w:eastAsia="Calibri" w:cs="Calibri"/>
                <w:color w:val="242424"/>
                <w:sz w:val="22"/>
                <w:szCs w:val="22"/>
              </w:rPr>
              <w:t>10</w:t>
            </w:r>
          </w:p>
        </w:tc>
        <w:tc>
          <w:tcPr>
            <w:tcW w:w="1158" w:type="dxa"/>
            <w:tcBorders>
              <w:top w:val="single" w:color="37F5FF" w:sz="4" w:space="0"/>
              <w:left w:val="single" w:color="37F5FF" w:sz="4" w:space="0"/>
              <w:bottom w:val="nil"/>
              <w:right w:val="nil"/>
            </w:tcBorders>
            <w:shd w:val="clear" w:color="auto" w:fill="E1F6F7"/>
            <w:tcMar>
              <w:top w:w="15" w:type="dxa"/>
              <w:left w:w="15" w:type="dxa"/>
              <w:right w:w="15" w:type="dxa"/>
            </w:tcMar>
            <w:vAlign w:val="center"/>
          </w:tcPr>
          <w:p w:rsidR="1B798B49" w:rsidP="1B798B49" w:rsidRDefault="1B798B49" w14:paraId="189C6CDF" w14:textId="27586A74">
            <w:pPr>
              <w:spacing w:after="0"/>
              <w:jc w:val="center"/>
            </w:pPr>
            <w:r w:rsidRPr="1B798B49">
              <w:rPr>
                <w:rFonts w:ascii="Calibri" w:hAnsi="Calibri" w:eastAsia="Calibri" w:cs="Calibri"/>
                <w:color w:val="242424"/>
                <w:sz w:val="22"/>
                <w:szCs w:val="22"/>
              </w:rPr>
              <w:t>2</w:t>
            </w:r>
          </w:p>
        </w:tc>
        <w:tc>
          <w:tcPr>
            <w:tcW w:w="3976" w:type="dxa"/>
            <w:tcBorders>
              <w:top w:val="single" w:color="37F5FF" w:sz="4" w:space="0"/>
              <w:left w:val="single" w:color="37F5FF" w:sz="4" w:space="0"/>
              <w:bottom w:val="nil"/>
              <w:right w:val="nil"/>
            </w:tcBorders>
            <w:shd w:val="clear" w:color="auto" w:fill="E1F6F7"/>
            <w:tcMar>
              <w:top w:w="15" w:type="dxa"/>
              <w:left w:w="15" w:type="dxa"/>
              <w:right w:w="15" w:type="dxa"/>
            </w:tcMar>
          </w:tcPr>
          <w:p w:rsidR="1B798B49" w:rsidP="1B798B49" w:rsidRDefault="1B798B49" w14:paraId="3A07034D" w14:textId="6FC657C0">
            <w:pPr>
              <w:spacing w:after="0"/>
              <w:jc w:val="center"/>
            </w:pPr>
            <w:r w:rsidRPr="34B99874">
              <w:rPr>
                <w:rFonts w:ascii="Calibri" w:hAnsi="Calibri" w:eastAsia="Calibri" w:cs="Calibri"/>
                <w:color w:val="242424"/>
                <w:sz w:val="22"/>
                <w:szCs w:val="22"/>
              </w:rPr>
              <w:t>UC-09 Maintain Session Logs Store session duration, actions, and billing records.  UC-10 Manage Support Tickets Admin manages and responds to support tickets.  UC-11 Moderate User Accounts Admin suspends or moderates user/helper accounts.  UC-12 Resolve Session Disputes Admin resolves billing or session disputes.</w:t>
            </w:r>
          </w:p>
        </w:tc>
      </w:tr>
    </w:tbl>
    <w:p w:rsidR="08000378" w:rsidP="77C4A772" w:rsidRDefault="08000378" w14:paraId="5DF6C0ED" w14:textId="67FBE720">
      <w:pPr>
        <w:spacing w:after="240" w:line="240" w:lineRule="auto"/>
        <w:jc w:val="both"/>
      </w:pPr>
    </w:p>
    <w:p w:rsidR="194D43A4" w:rsidP="77C4A772" w:rsidRDefault="194D43A4" w14:paraId="00E21DB7" w14:textId="6E2307C7">
      <w:pPr>
        <w:spacing w:after="240" w:line="240" w:lineRule="auto"/>
        <w:jc w:val="both"/>
      </w:pPr>
    </w:p>
    <w:p w:rsidRPr="00A975C2" w:rsidR="2B880F60" w:rsidP="34B99874" w:rsidRDefault="008A072E" w14:paraId="65B3035B" w14:textId="7CE70DE5">
      <w:pPr>
        <w:spacing w:after="240" w:line="240" w:lineRule="auto"/>
        <w:jc w:val="both"/>
        <w:rPr>
          <w:lang w:val="en-CA"/>
        </w:rPr>
      </w:pPr>
      <w:r w:rsidRPr="008A072E">
        <w:drawing>
          <wp:inline distT="0" distB="0" distL="0" distR="0" wp14:anchorId="470D1110" wp14:editId="1C844FF2">
            <wp:extent cx="5731510" cy="2838450"/>
            <wp:effectExtent l="0" t="0" r="2540" b="0"/>
            <wp:docPr id="10" name="Picture 9">
              <a:hlinkClick xmlns:a="http://schemas.openxmlformats.org/drawingml/2006/main" r:id="rId12"/>
              <a:extLst xmlns:a="http://schemas.openxmlformats.org/drawingml/2006/main">
                <a:ext uri="{FF2B5EF4-FFF2-40B4-BE49-F238E27FC236}">
                  <a16:creationId xmlns:a16="http://schemas.microsoft.com/office/drawing/2014/main" id="{06EDD9CF-5BCC-1284-CD41-F669906F4D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hlinkClick r:id="rId12"/>
                      <a:extLst>
                        <a:ext uri="{FF2B5EF4-FFF2-40B4-BE49-F238E27FC236}">
                          <a16:creationId xmlns:a16="http://schemas.microsoft.com/office/drawing/2014/main" id="{06EDD9CF-5BCC-1284-CD41-F669906F4D73}"/>
                        </a:ext>
                      </a:extLst>
                    </pic:cNvPr>
                    <pic:cNvPicPr>
                      <a:picLocks noChangeAspect="1"/>
                    </pic:cNvPicPr>
                  </pic:nvPicPr>
                  <pic:blipFill>
                    <a:blip r:embed="rId13"/>
                    <a:stretch>
                      <a:fillRect/>
                    </a:stretch>
                  </pic:blipFill>
                  <pic:spPr>
                    <a:xfrm>
                      <a:off x="0" y="0"/>
                      <a:ext cx="5731510" cy="2838450"/>
                    </a:xfrm>
                    <a:prstGeom prst="rect">
                      <a:avLst/>
                    </a:prstGeom>
                  </pic:spPr>
                </pic:pic>
              </a:graphicData>
            </a:graphic>
          </wp:inline>
        </w:drawing>
      </w:r>
    </w:p>
    <w:p w:rsidRPr="00E8242F" w:rsidR="77C4A772" w:rsidP="77C4A772" w:rsidRDefault="00E8242F" w14:paraId="1E5CE881" w14:textId="750A0A28">
      <w:pPr>
        <w:spacing w:after="240" w:line="240" w:lineRule="auto"/>
        <w:jc w:val="both"/>
        <w:rPr>
          <w:rFonts w:ascii="Calibri" w:hAnsi="Calibri" w:eastAsia="Calibri" w:cs="Calibri"/>
          <w:b/>
          <w:bCs/>
          <w:color w:val="1F1F1F"/>
          <w:sz w:val="22"/>
          <w:szCs w:val="22"/>
          <w:lang w:val="en-US"/>
        </w:rPr>
      </w:pPr>
      <w:hyperlink w:history="1" r:id="rId14">
        <w:r w:rsidRPr="00E8242F">
          <w:rPr>
            <w:rStyle w:val="Hyperlink"/>
            <w:rFonts w:ascii="Calibri" w:hAnsi="Calibri" w:eastAsia="Calibri" w:cs="Calibri"/>
            <w:b/>
            <w:bCs/>
            <w:sz w:val="22"/>
            <w:szCs w:val="22"/>
            <w:lang w:val="en-US"/>
          </w:rPr>
          <w:t>https://collegedouglas-my.sharepoint.com/personal/altamiranobaezc_student_douglascollege_ca/Documents/Software%20Engineering%20Project/Project%20Report%201/ICanFixIt%20-%20Gantt%20chart.xlsx</w:t>
        </w:r>
      </w:hyperlink>
    </w:p>
    <w:p w:rsidR="00A975C2" w:rsidP="77C4A772" w:rsidRDefault="00A975C2" w14:paraId="76D1E238" w14:textId="77777777">
      <w:pPr>
        <w:spacing w:after="240" w:line="240" w:lineRule="auto"/>
        <w:jc w:val="both"/>
        <w:rPr>
          <w:rFonts w:ascii="Calibri" w:hAnsi="Calibri" w:eastAsia="Calibri" w:cs="Calibri"/>
          <w:b/>
          <w:bCs/>
          <w:color w:val="1F1F1F"/>
          <w:sz w:val="22"/>
          <w:szCs w:val="22"/>
          <w:highlight w:val="yellow"/>
          <w:lang w:val="en-US"/>
        </w:rPr>
      </w:pPr>
    </w:p>
    <w:p w:rsidR="00A975C2" w:rsidP="77C4A772" w:rsidRDefault="00A975C2" w14:paraId="7741C232" w14:textId="77777777">
      <w:pPr>
        <w:spacing w:after="240" w:line="240" w:lineRule="auto"/>
        <w:jc w:val="both"/>
        <w:rPr>
          <w:rFonts w:ascii="Calibri" w:hAnsi="Calibri" w:eastAsia="Calibri" w:cs="Calibri"/>
          <w:b/>
          <w:bCs/>
          <w:color w:val="1F1F1F"/>
          <w:sz w:val="22"/>
          <w:szCs w:val="22"/>
          <w:highlight w:val="yellow"/>
          <w:lang w:val="en-US"/>
        </w:rPr>
      </w:pPr>
    </w:p>
    <w:p w:rsidR="77C4A772" w:rsidP="77C4A772" w:rsidRDefault="77C4A772" w14:paraId="20EB0EAB" w14:textId="15C302A6">
      <w:pPr>
        <w:spacing w:after="240" w:line="240" w:lineRule="auto"/>
        <w:jc w:val="both"/>
        <w:rPr>
          <w:rFonts w:ascii="Calibri" w:hAnsi="Calibri" w:eastAsia="Calibri" w:cs="Calibri"/>
          <w:b/>
          <w:bCs/>
          <w:color w:val="1F1F1F"/>
          <w:sz w:val="22"/>
          <w:szCs w:val="22"/>
          <w:highlight w:val="yellow"/>
          <w:lang w:val="en-US"/>
        </w:rPr>
      </w:pPr>
    </w:p>
    <w:p w:rsidR="34B99874" w:rsidP="34B99874" w:rsidRDefault="34B99874" w14:paraId="3CD3433D" w14:textId="67FE54D1">
      <w:pPr>
        <w:spacing w:after="240" w:line="240" w:lineRule="auto"/>
        <w:jc w:val="both"/>
        <w:rPr>
          <w:rFonts w:ascii="Calibri" w:hAnsi="Calibri" w:eastAsia="Calibri" w:cs="Calibri"/>
          <w:b/>
          <w:bCs/>
          <w:color w:val="1F1F1F"/>
          <w:sz w:val="22"/>
          <w:szCs w:val="22"/>
          <w:highlight w:val="yellow"/>
          <w:lang w:val="en-US"/>
        </w:rPr>
      </w:pPr>
    </w:p>
    <w:p w:rsidR="754D1E28" w:rsidP="38124390" w:rsidRDefault="754D1E28" w14:paraId="53959150" w14:textId="79AAF744">
      <w:pPr>
        <w:pStyle w:val="Heading1"/>
        <w:keepNext w:val="0"/>
        <w:keepLines w:val="0"/>
        <w:jc w:val="both"/>
        <w:rPr>
          <w:rFonts w:ascii="Calibri" w:hAnsi="Calibri" w:eastAsia="Calibri" w:cs="Calibri"/>
          <w:b/>
          <w:bCs/>
          <w:color w:val="auto"/>
          <w:sz w:val="32"/>
          <w:szCs w:val="32"/>
          <w:lang w:val="en-US"/>
        </w:rPr>
      </w:pPr>
    </w:p>
    <w:p w:rsidRPr="008A072E" w:rsidR="754D1E28" w:rsidP="38124390" w:rsidRDefault="657A5FEA" w14:paraId="51E029F8" w14:textId="5EF06943">
      <w:pPr>
        <w:rPr>
          <w:lang w:val="en-CA"/>
        </w:rPr>
      </w:pPr>
      <w:r w:rsidRPr="008A072E">
        <w:rPr>
          <w:lang w:val="en-CA"/>
        </w:rPr>
        <w:br w:type="page"/>
      </w:r>
    </w:p>
    <w:p w:rsidR="754D1E28" w:rsidP="08000378" w:rsidRDefault="657A5FEA" w14:paraId="50070769" w14:textId="2A3CB880">
      <w:pPr>
        <w:pStyle w:val="Heading1"/>
        <w:keepNext w:val="0"/>
        <w:keepLines w:val="0"/>
        <w:jc w:val="both"/>
        <w:rPr>
          <w:rFonts w:ascii="Calibri" w:hAnsi="Calibri" w:eastAsia="Calibri" w:cs="Calibri"/>
          <w:b/>
          <w:bCs/>
          <w:color w:val="auto"/>
          <w:sz w:val="32"/>
          <w:szCs w:val="32"/>
          <w:lang w:val="en-US"/>
        </w:rPr>
      </w:pPr>
      <w:bookmarkStart w:name="_Toc220106769" w:id="38"/>
      <w:r w:rsidRPr="08000378">
        <w:rPr>
          <w:rFonts w:ascii="Calibri" w:hAnsi="Calibri" w:eastAsia="Calibri" w:cs="Calibri"/>
          <w:b/>
          <w:bCs/>
          <w:color w:val="auto"/>
          <w:sz w:val="32"/>
          <w:szCs w:val="32"/>
          <w:lang w:val="en-US"/>
        </w:rPr>
        <w:t>8</w:t>
      </w:r>
      <w:r w:rsidRPr="08000378" w:rsidR="2D4853D1">
        <w:rPr>
          <w:rFonts w:ascii="Calibri" w:hAnsi="Calibri" w:eastAsia="Calibri" w:cs="Calibri"/>
          <w:b/>
          <w:bCs/>
          <w:color w:val="auto"/>
          <w:sz w:val="32"/>
          <w:szCs w:val="32"/>
          <w:lang w:val="en-US"/>
        </w:rPr>
        <w:t>. Key Performance Indicators (KPIs)</w:t>
      </w:r>
      <w:bookmarkEnd w:id="38"/>
    </w:p>
    <w:p w:rsidR="754D1E28" w:rsidP="08000378" w:rsidRDefault="2D4853D1" w14:paraId="2D22B0E0" w14:textId="603B8384">
      <w:pPr>
        <w:spacing w:after="240" w:line="240" w:lineRule="auto"/>
        <w:jc w:val="both"/>
        <w:rPr>
          <w:rFonts w:ascii="Calibri" w:hAnsi="Calibri" w:eastAsia="Calibri" w:cs="Calibri"/>
          <w:color w:val="444746"/>
          <w:vertAlign w:val="superscript"/>
          <w:lang w:val="en-US"/>
        </w:rPr>
      </w:pPr>
      <w:r w:rsidRPr="08000378">
        <w:rPr>
          <w:rFonts w:ascii="Calibri" w:hAnsi="Calibri" w:eastAsia="Calibri" w:cs="Calibri"/>
          <w:color w:val="1F1F1F"/>
          <w:lang w:val="en-US"/>
        </w:rPr>
        <w:t>To evaluate the success of the Requirements Analysis phase and the ongoing health of the project, we have defined a set of KPIs based on IEEE software engineering standards.</w:t>
      </w:r>
      <w:r w:rsidRPr="08000378" w:rsidR="0177A3B6">
        <w:rPr>
          <w:rFonts w:ascii="Calibri" w:hAnsi="Calibri" w:eastAsia="Calibri" w:cs="Calibri"/>
          <w:color w:val="444746"/>
          <w:vertAlign w:val="superscript"/>
          <w:lang w:val="en-US"/>
        </w:rPr>
        <w:t>19</w:t>
      </w:r>
    </w:p>
    <w:p w:rsidR="754D1E28" w:rsidP="005E32BC" w:rsidRDefault="1EDF2370" w14:paraId="50D55C9B" w14:textId="5BE50060">
      <w:pPr>
        <w:pStyle w:val="Heading2"/>
        <w:keepNext w:val="0"/>
        <w:keepLines w:val="0"/>
        <w:spacing w:before="0" w:after="120" w:line="240" w:lineRule="auto"/>
        <w:jc w:val="both"/>
        <w:rPr>
          <w:rFonts w:ascii="Calibri" w:hAnsi="Calibri" w:eastAsia="Calibri" w:cs="Calibri"/>
          <w:b/>
          <w:bCs/>
          <w:color w:val="1F1F1F"/>
          <w:lang w:val="en-US"/>
        </w:rPr>
      </w:pPr>
      <w:bookmarkStart w:name="_Toc220106770" w:id="39"/>
      <w:r w:rsidRPr="08000378">
        <w:rPr>
          <w:rFonts w:ascii="Calibri" w:hAnsi="Calibri" w:eastAsia="Calibri" w:cs="Calibri"/>
          <w:b/>
          <w:bCs/>
          <w:color w:val="1F1F1F"/>
          <w:lang w:val="en-US"/>
        </w:rPr>
        <w:t>8</w:t>
      </w:r>
      <w:r w:rsidRPr="08000378" w:rsidR="2D4853D1">
        <w:rPr>
          <w:rFonts w:ascii="Calibri" w:hAnsi="Calibri" w:eastAsia="Calibri" w:cs="Calibri"/>
          <w:b/>
          <w:bCs/>
          <w:color w:val="1F1F1F"/>
          <w:lang w:val="en-US"/>
        </w:rPr>
        <w:t>.1 Requirements Engineering KPIs</w:t>
      </w:r>
      <w:bookmarkEnd w:id="39"/>
    </w:p>
    <w:p w:rsidR="754D1E28" w:rsidP="08000378" w:rsidRDefault="2D4853D1" w14:paraId="7B3F700C" w14:textId="100310EE">
      <w:pPr>
        <w:spacing w:after="120" w:line="240" w:lineRule="auto"/>
        <w:jc w:val="both"/>
        <w:rPr>
          <w:rFonts w:ascii="Calibri" w:hAnsi="Calibri" w:eastAsia="Calibri" w:cs="Calibri"/>
          <w:color w:val="1F1F1F"/>
          <w:lang w:val="en-US"/>
        </w:rPr>
      </w:pPr>
      <w:r w:rsidRPr="08000378">
        <w:rPr>
          <w:rFonts w:ascii="Calibri" w:hAnsi="Calibri" w:eastAsia="Calibri" w:cs="Calibri"/>
          <w:color w:val="1F1F1F"/>
          <w:lang w:val="en-US"/>
        </w:rPr>
        <w:t>These metrics assess the quality of the analysis performed in this report.</w:t>
      </w:r>
    </w:p>
    <w:p w:rsidR="754D1E28" w:rsidP="08000378" w:rsidRDefault="2D4853D1" w14:paraId="66973619" w14:textId="13674830">
      <w:pPr>
        <w:spacing w:before="220" w:after="220" w:line="240" w:lineRule="auto"/>
        <w:jc w:val="both"/>
        <w:rPr>
          <w:rFonts w:ascii="Calibri" w:hAnsi="Calibri" w:eastAsia="Calibri" w:cs="Calibri"/>
          <w:color w:val="1F1F1F"/>
          <w:lang w:val="en-US"/>
        </w:rPr>
      </w:pPr>
      <w:r w:rsidRPr="08000378">
        <w:rPr>
          <w:rFonts w:ascii="Calibri" w:hAnsi="Calibri" w:eastAsia="Calibri" w:cs="Calibri"/>
          <w:b/>
          <w:bCs/>
          <w:color w:val="1F1F1F"/>
          <w:lang w:val="en-US"/>
        </w:rPr>
        <w:t>Requirements Stability Index (RSI):</w:t>
      </w:r>
      <w:r w:rsidRPr="08000378">
        <w:rPr>
          <w:rFonts w:ascii="Calibri" w:hAnsi="Calibri" w:eastAsia="Calibri" w:cs="Calibri"/>
          <w:color w:val="1F1F1F"/>
          <w:lang w:val="en-US"/>
        </w:rPr>
        <w:t xml:space="preserve"> Measures the percentage of requirements that remain unchanged after the initial baseline is set (Week 4).</w:t>
      </w:r>
    </w:p>
    <w:p w:rsidR="754D1E28" w:rsidP="08000378" w:rsidRDefault="2D4853D1" w14:paraId="32264EF7" w14:textId="53D3614F">
      <w:pPr>
        <w:spacing w:before="220" w:after="220" w:line="240" w:lineRule="auto"/>
        <w:jc w:val="both"/>
        <w:rPr>
          <w:rFonts w:ascii="Calibri" w:hAnsi="Calibri" w:eastAsia="Calibri" w:cs="Calibri"/>
          <w:color w:val="1F1F1F"/>
          <w:lang w:val="en-US"/>
        </w:rPr>
      </w:pPr>
      <w:r w:rsidRPr="08000378">
        <w:rPr>
          <w:rFonts w:ascii="Calibri" w:hAnsi="Calibri" w:eastAsia="Calibri" w:cs="Calibri"/>
          <w:i/>
          <w:iCs/>
          <w:color w:val="1F1F1F"/>
          <w:lang w:val="en-US"/>
        </w:rPr>
        <w:t>Formula:</w:t>
      </w:r>
      <w:r w:rsidRPr="08000378">
        <w:rPr>
          <w:rFonts w:ascii="Calibri" w:hAnsi="Calibri" w:eastAsia="Calibri" w:cs="Calibri"/>
          <w:color w:val="1F1F1F"/>
          <w:lang w:val="en-US"/>
        </w:rPr>
        <w:t xml:space="preserve"> (Total Requirements - Changed Requirements) / Total Requirements</w:t>
      </w:r>
    </w:p>
    <w:p w:rsidR="754D1E28" w:rsidP="08000378" w:rsidRDefault="2D4853D1" w14:paraId="4BD3D5FA" w14:textId="769F66EC">
      <w:pPr>
        <w:spacing w:before="220" w:after="220" w:line="240" w:lineRule="auto"/>
        <w:jc w:val="both"/>
        <w:rPr>
          <w:rFonts w:ascii="Calibri" w:hAnsi="Calibri" w:eastAsia="Calibri" w:cs="Calibri"/>
          <w:color w:val="444746"/>
          <w:vertAlign w:val="superscript"/>
          <w:lang w:val="en-US"/>
        </w:rPr>
      </w:pPr>
      <w:r w:rsidRPr="08000378">
        <w:rPr>
          <w:rFonts w:ascii="Calibri" w:hAnsi="Calibri" w:eastAsia="Calibri" w:cs="Calibri"/>
          <w:i/>
          <w:iCs/>
          <w:color w:val="1F1F1F"/>
          <w:lang w:val="en-US"/>
        </w:rPr>
        <w:t>Target:</w:t>
      </w:r>
      <w:r w:rsidRPr="08000378">
        <w:rPr>
          <w:rFonts w:ascii="Calibri" w:hAnsi="Calibri" w:eastAsia="Calibri" w:cs="Calibri"/>
          <w:color w:val="1F1F1F"/>
          <w:lang w:val="en-US"/>
        </w:rPr>
        <w:t xml:space="preserve"> &gt; 90%. A low RSI indicates poor initial understanding of the problem space.</w:t>
      </w:r>
      <w:r w:rsidRPr="08000378" w:rsidR="390BE59E">
        <w:rPr>
          <w:rFonts w:ascii="Calibri" w:hAnsi="Calibri" w:eastAsia="Calibri" w:cs="Calibri"/>
          <w:color w:val="444746"/>
          <w:vertAlign w:val="superscript"/>
          <w:lang w:val="en-US"/>
        </w:rPr>
        <w:t>20</w:t>
      </w:r>
    </w:p>
    <w:p w:rsidR="754D1E28" w:rsidP="08000378" w:rsidRDefault="2D4853D1" w14:paraId="54B53FE3" w14:textId="49DC7F67">
      <w:pPr>
        <w:spacing w:before="220" w:after="220" w:line="240" w:lineRule="auto"/>
        <w:jc w:val="both"/>
        <w:rPr>
          <w:rFonts w:ascii="Calibri" w:hAnsi="Calibri" w:eastAsia="Calibri" w:cs="Calibri"/>
          <w:color w:val="1F1F1F"/>
          <w:lang w:val="en-US"/>
        </w:rPr>
      </w:pPr>
      <w:r w:rsidRPr="08000378">
        <w:rPr>
          <w:rFonts w:ascii="Calibri" w:hAnsi="Calibri" w:eastAsia="Calibri" w:cs="Calibri"/>
          <w:b/>
          <w:bCs/>
          <w:color w:val="1F1F1F"/>
          <w:lang w:val="en-US"/>
        </w:rPr>
        <w:t>Traceability Matrix Completion:</w:t>
      </w:r>
      <w:r w:rsidRPr="08000378">
        <w:rPr>
          <w:rFonts w:ascii="Calibri" w:hAnsi="Calibri" w:eastAsia="Calibri" w:cs="Calibri"/>
          <w:color w:val="1F1F1F"/>
          <w:lang w:val="en-US"/>
        </w:rPr>
        <w:t xml:space="preserve"> Measures the percentage of functional requirements that are linked to specific Use Cases, Design Elements, and Test Cases.</w:t>
      </w:r>
    </w:p>
    <w:p w:rsidR="754D1E28" w:rsidP="54024E69" w:rsidRDefault="2D4853D1" w14:paraId="77158E86" w14:textId="4F149AB0">
      <w:pPr>
        <w:spacing w:before="220" w:after="220" w:line="240" w:lineRule="auto"/>
        <w:jc w:val="both"/>
        <w:rPr>
          <w:rFonts w:ascii="Calibri" w:hAnsi="Calibri" w:eastAsia="Calibri" w:cs="Calibri"/>
          <w:color w:val="444746"/>
          <w:vertAlign w:val="superscript"/>
          <w:lang w:val="en-US"/>
        </w:rPr>
      </w:pPr>
      <w:r w:rsidRPr="08000378">
        <w:rPr>
          <w:rFonts w:ascii="Calibri" w:hAnsi="Calibri" w:eastAsia="Calibri" w:cs="Calibri"/>
          <w:i/>
          <w:iCs/>
          <w:color w:val="1F1F1F"/>
          <w:lang w:val="en-US"/>
        </w:rPr>
        <w:t>Target:</w:t>
      </w:r>
      <w:r w:rsidRPr="08000378">
        <w:rPr>
          <w:rFonts w:ascii="Calibri" w:hAnsi="Calibri" w:eastAsia="Calibri" w:cs="Calibri"/>
          <w:color w:val="1F1F1F"/>
          <w:lang w:val="en-US"/>
        </w:rPr>
        <w:t xml:space="preserve"> 100%. Every requirement must be traceable to a code module and a test to ensure nothing is built "for free" (without requirement) and nothing is missed.</w:t>
      </w:r>
      <w:r w:rsidRPr="08000378" w:rsidR="2FD7693C">
        <w:rPr>
          <w:rFonts w:ascii="Calibri" w:hAnsi="Calibri" w:eastAsia="Calibri" w:cs="Calibri"/>
          <w:color w:val="444746"/>
          <w:vertAlign w:val="superscript"/>
          <w:lang w:val="en-US"/>
        </w:rPr>
        <w:t>20</w:t>
      </w:r>
    </w:p>
    <w:p w:rsidR="754D1E28" w:rsidP="38124390" w:rsidRDefault="2D4853D1" w14:paraId="13564E57" w14:textId="274A349F">
      <w:pPr>
        <w:spacing w:after="255" w:line="240" w:lineRule="auto"/>
      </w:pPr>
      <w:r>
        <w:br w:type="page"/>
      </w:r>
    </w:p>
    <w:p w:rsidR="754D1E28" w:rsidP="15A1C3D5" w:rsidRDefault="2D4853D1" w14:paraId="62EB469B" w14:textId="6717EEBC">
      <w:pPr>
        <w:pStyle w:val="Heading1"/>
        <w:keepNext w:val="0"/>
        <w:keepLines w:val="0"/>
        <w:spacing w:before="0" w:after="255" w:line="240" w:lineRule="auto"/>
        <w:rPr>
          <w:rFonts w:ascii="Calibri" w:hAnsi="Calibri" w:eastAsia="Calibri" w:cs="Calibri"/>
          <w:color w:val="auto"/>
          <w:sz w:val="24"/>
          <w:szCs w:val="24"/>
          <w:lang w:val="en-US"/>
        </w:rPr>
      </w:pPr>
      <w:bookmarkStart w:name="_Toc220106771" w:id="40"/>
      <w:r w:rsidRPr="08000378">
        <w:rPr>
          <w:rFonts w:ascii="Calibri" w:hAnsi="Calibri" w:eastAsia="Calibri" w:cs="Calibri"/>
          <w:b/>
          <w:bCs/>
          <w:color w:val="auto"/>
          <w:sz w:val="36"/>
          <w:szCs w:val="36"/>
          <w:lang w:val="en-US"/>
        </w:rPr>
        <w:t xml:space="preserve">9. </w:t>
      </w:r>
      <w:r w:rsidRPr="08000378">
        <w:rPr>
          <w:rFonts w:ascii="Calibri" w:hAnsi="Calibri" w:eastAsia="Calibri" w:cs="Calibri"/>
          <w:b/>
          <w:bCs/>
          <w:color w:val="auto"/>
          <w:sz w:val="32"/>
          <w:szCs w:val="32"/>
          <w:lang w:val="en-US"/>
        </w:rPr>
        <w:t>Conclusion</w:t>
      </w:r>
      <w:bookmarkEnd w:id="40"/>
    </w:p>
    <w:p w:rsidR="754D1E28" w:rsidP="111F676D" w:rsidRDefault="38D842BE" w14:paraId="63F8F630" w14:textId="64678136">
      <w:pPr>
        <w:jc w:val="both"/>
        <w:rPr>
          <w:rFonts w:ascii="Calibri" w:hAnsi="Calibri" w:eastAsia="Calibri" w:cs="Calibri"/>
          <w:lang w:val="en-US"/>
        </w:rPr>
      </w:pPr>
      <w:r w:rsidRPr="111F676D">
        <w:rPr>
          <w:lang w:val="en-US"/>
        </w:rPr>
        <w:t>This Progress Report 1 has established a comprehensive analytical foundation for the “I Can Fix It” Remote Video Assistance System. Through a detailed examination of the problem of space, market conditions, and economic context, the report demonstrates that there is a clear and justifiable need for a real-time, peer-to-peer remote repair assistance platform. The project aligns strongly with emerging trends such as the gig economy and “Right to Repair” initiatives, while also addressing the economic inefficiencies of traditional on-site technical support.</w:t>
      </w:r>
    </w:p>
    <w:p w:rsidR="754D1E28" w:rsidP="54024E69" w:rsidRDefault="38D842BE" w14:paraId="65E1F0C0" w14:textId="2CD7CF94">
      <w:pPr>
        <w:jc w:val="both"/>
        <w:rPr>
          <w:rFonts w:ascii="Calibri" w:hAnsi="Calibri" w:eastAsia="Calibri" w:cs="Calibri"/>
          <w:lang w:val="en-US"/>
        </w:rPr>
      </w:pPr>
      <w:r w:rsidRPr="3CCF32DC">
        <w:rPr>
          <w:lang w:val="en-US"/>
        </w:rPr>
        <w:t>From an engineering perspective, the report has translated high-level business objectives into well-defined functional and non-functional requirements, supported by UML use case modeling and a complete Requirements Traceability Matrix. This ensures that all identified system behaviors are clearly mapped to user interactions and can be systematically validated in later development phases. The selected technology stack—Java Spring Boot, WebRTC, and PostgreSQL—has been evaluated and confirmed as technically feasible, scalable, and appropriate for both the project’s objectives and the academic goals of the course.</w:t>
      </w:r>
    </w:p>
    <w:p w:rsidR="754D1E28" w:rsidP="54024E69" w:rsidRDefault="38D842BE" w14:paraId="62D63853" w14:textId="292E56FE">
      <w:pPr>
        <w:jc w:val="both"/>
        <w:rPr>
          <w:rFonts w:ascii="Calibri" w:hAnsi="Calibri" w:eastAsia="Calibri" w:cs="Calibri"/>
          <w:lang w:val="en-US"/>
        </w:rPr>
      </w:pPr>
      <w:r w:rsidRPr="3CCF32DC">
        <w:rPr>
          <w:lang w:val="en-US"/>
        </w:rPr>
        <w:t xml:space="preserve">While this report does not include detailed system design or implementation, it successfully fulfills its intended scope by validating the project’s feasibility and readiness to proceed. With the requirements of baseline established, architectural decisions justified, and project schedule defined, the team is well positioned to transition into the design and construction phases in subsequent sprints. Future work will focus on detailed system design, database modeling, API specification, and incremental development of the Minimum Viable Product (MVP) in accordance with the Agile methodology outlined in this report. </w:t>
      </w:r>
    </w:p>
    <w:p w:rsidR="56EA8C83" w:rsidP="56EA8C83" w:rsidRDefault="56EA8C83" w14:paraId="0ADB53CE" w14:textId="093754CC">
      <w:pPr>
        <w:pStyle w:val="Heading4"/>
        <w:keepNext w:val="0"/>
        <w:keepLines w:val="0"/>
        <w:spacing w:before="0" w:after="255" w:line="240" w:lineRule="auto"/>
        <w:jc w:val="both"/>
        <w:rPr>
          <w:rFonts w:ascii="Calibri" w:hAnsi="Calibri" w:eastAsia="Calibri" w:cs="Calibri"/>
          <w:b/>
          <w:bCs/>
          <w:i w:val="0"/>
          <w:iCs w:val="0"/>
          <w:color w:val="000000" w:themeColor="text1"/>
          <w:lang w:val="en-US"/>
        </w:rPr>
      </w:pPr>
    </w:p>
    <w:p w:rsidR="56EA8C83" w:rsidRDefault="56EA8C83" w14:paraId="30CD4466" w14:textId="64437E16">
      <w:r>
        <w:br w:type="page"/>
      </w:r>
    </w:p>
    <w:p w:rsidR="0DAA8CFD" w:rsidP="361FC379" w:rsidRDefault="2D2A67B9" w14:paraId="2D90106A" w14:textId="14CD9B0B">
      <w:pPr>
        <w:pStyle w:val="Heading1"/>
        <w:keepNext w:val="0"/>
        <w:keepLines w:val="0"/>
        <w:rPr>
          <w:rFonts w:ascii="Calibri" w:hAnsi="Calibri" w:eastAsia="Calibri" w:cs="Calibri"/>
          <w:b/>
          <w:color w:val="auto"/>
          <w:sz w:val="32"/>
          <w:szCs w:val="32"/>
          <w:lang w:val="en-US"/>
        </w:rPr>
      </w:pPr>
      <w:bookmarkStart w:name="_Toc220106772" w:id="41"/>
      <w:r w:rsidRPr="06E63567">
        <w:rPr>
          <w:rFonts w:ascii="Calibri" w:hAnsi="Calibri" w:eastAsia="Calibri" w:cs="Calibri"/>
          <w:b/>
          <w:bCs/>
          <w:color w:val="auto"/>
          <w:sz w:val="32"/>
          <w:szCs w:val="32"/>
          <w:lang w:val="en-US"/>
        </w:rPr>
        <w:t>10.</w:t>
      </w:r>
      <w:r w:rsidRPr="361FC379" w:rsidR="0DAA8CFD">
        <w:rPr>
          <w:rFonts w:ascii="Calibri" w:hAnsi="Calibri" w:eastAsia="Calibri" w:cs="Calibri"/>
          <w:b/>
          <w:color w:val="auto"/>
          <w:sz w:val="32"/>
          <w:szCs w:val="32"/>
          <w:lang w:val="en-US"/>
        </w:rPr>
        <w:t>References</w:t>
      </w:r>
      <w:bookmarkEnd w:id="41"/>
    </w:p>
    <w:p w:rsidR="754D1E28" w:rsidP="0065331D" w:rsidRDefault="2D4853D1" w14:paraId="0FDB1FCF" w14:textId="58196649">
      <w:pPr>
        <w:pStyle w:val="ListParagraph"/>
        <w:numPr>
          <w:ilvl w:val="0"/>
          <w:numId w:val="11"/>
        </w:numPr>
        <w:spacing w:before="220" w:after="220" w:line="240" w:lineRule="auto"/>
        <w:ind w:left="0"/>
        <w:contextualSpacing w:val="0"/>
        <w:jc w:val="both"/>
        <w:rPr>
          <w:rFonts w:ascii="Calibri" w:hAnsi="Calibri" w:eastAsia="Calibri" w:cs="Calibri"/>
          <w:color w:val="0000EE"/>
          <w:lang w:val="en-US"/>
        </w:rPr>
      </w:pPr>
      <w:r w:rsidRPr="08000378">
        <w:rPr>
          <w:rFonts w:ascii="Calibri" w:hAnsi="Calibri" w:eastAsia="Calibri" w:cs="Calibri"/>
          <w:color w:val="000000" w:themeColor="text1"/>
          <w:lang w:val="en-US"/>
        </w:rPr>
        <w:t xml:space="preserve">How to Implement Augmented Reality (AR) Tools for Field Service - </w:t>
      </w:r>
      <w:proofErr w:type="spellStart"/>
      <w:r w:rsidRPr="08000378">
        <w:rPr>
          <w:rFonts w:ascii="Calibri" w:hAnsi="Calibri" w:eastAsia="Calibri" w:cs="Calibri"/>
          <w:color w:val="000000" w:themeColor="text1"/>
          <w:lang w:val="en-US"/>
        </w:rPr>
        <w:t>Grypp</w:t>
      </w:r>
      <w:proofErr w:type="spellEnd"/>
      <w:r w:rsidRPr="08000378">
        <w:rPr>
          <w:rFonts w:ascii="Calibri" w:hAnsi="Calibri" w:eastAsia="Calibri" w:cs="Calibri"/>
          <w:color w:val="000000" w:themeColor="text1"/>
          <w:lang w:val="en-US"/>
        </w:rPr>
        <w:t xml:space="preserve">, accessed January 18, 2026, </w:t>
      </w:r>
      <w:hyperlink r:id="rId15">
        <w:r w:rsidRPr="08000378">
          <w:rPr>
            <w:rStyle w:val="Hyperlink"/>
            <w:rFonts w:ascii="Calibri" w:hAnsi="Calibri" w:eastAsia="Calibri" w:cs="Calibri"/>
            <w:color w:val="0000EE"/>
            <w:u w:val="none"/>
            <w:lang w:val="en-US"/>
          </w:rPr>
          <w:t>https://grypp.io/ar-tools-for-field-service/</w:t>
        </w:r>
      </w:hyperlink>
    </w:p>
    <w:p w:rsidR="754D1E28" w:rsidP="0065331D" w:rsidRDefault="2D4853D1" w14:paraId="655A487E" w14:textId="6CE63FFB">
      <w:pPr>
        <w:pStyle w:val="ListParagraph"/>
        <w:numPr>
          <w:ilvl w:val="0"/>
          <w:numId w:val="11"/>
        </w:numPr>
        <w:spacing w:before="220" w:after="220" w:line="240" w:lineRule="auto"/>
        <w:ind w:left="0"/>
        <w:contextualSpacing w:val="0"/>
        <w:jc w:val="both"/>
        <w:rPr>
          <w:rFonts w:ascii="Calibri" w:hAnsi="Calibri" w:eastAsia="Calibri" w:cs="Calibri"/>
          <w:color w:val="0000EE"/>
          <w:lang w:val="en-US"/>
        </w:rPr>
      </w:pPr>
      <w:r w:rsidRPr="08000378">
        <w:rPr>
          <w:rFonts w:ascii="Calibri" w:hAnsi="Calibri" w:eastAsia="Calibri" w:cs="Calibri"/>
          <w:color w:val="000000" w:themeColor="text1"/>
          <w:lang w:val="en-US"/>
        </w:rPr>
        <w:t xml:space="preserve">The Right to Repair | Emerging Issues | Sustainable Business Network and Advisory Services | BSR, accessed January 18, 2026, </w:t>
      </w:r>
      <w:hyperlink r:id="rId16">
        <w:r w:rsidRPr="08000378">
          <w:rPr>
            <w:rStyle w:val="Hyperlink"/>
            <w:rFonts w:ascii="Calibri" w:hAnsi="Calibri" w:eastAsia="Calibri" w:cs="Calibri"/>
            <w:color w:val="0000EE"/>
            <w:u w:val="none"/>
            <w:lang w:val="en-US"/>
          </w:rPr>
          <w:t>https://www.bsr.org/en/emerging-issues/right-to-repair</w:t>
        </w:r>
      </w:hyperlink>
    </w:p>
    <w:p w:rsidR="754D1E28" w:rsidP="0065331D" w:rsidRDefault="2D4853D1" w14:paraId="45D440DA" w14:textId="5F724988">
      <w:pPr>
        <w:pStyle w:val="ListParagraph"/>
        <w:numPr>
          <w:ilvl w:val="0"/>
          <w:numId w:val="11"/>
        </w:numPr>
        <w:spacing w:before="220" w:after="220" w:line="240" w:lineRule="auto"/>
        <w:ind w:left="0"/>
        <w:contextualSpacing w:val="0"/>
        <w:jc w:val="both"/>
        <w:rPr>
          <w:rFonts w:ascii="Calibri" w:hAnsi="Calibri" w:eastAsia="Calibri" w:cs="Calibri"/>
          <w:color w:val="0000EE"/>
          <w:lang w:val="en-US"/>
        </w:rPr>
      </w:pPr>
      <w:r w:rsidRPr="08000378">
        <w:rPr>
          <w:rFonts w:ascii="Calibri" w:hAnsi="Calibri" w:eastAsia="Calibri" w:cs="Calibri"/>
          <w:color w:val="000000" w:themeColor="text1"/>
          <w:lang w:val="en-US"/>
        </w:rPr>
        <w:t xml:space="preserve">Spring Boot video chat - java - Stack Overflow, accessed January 18, 2026, </w:t>
      </w:r>
      <w:hyperlink r:id="rId17">
        <w:r w:rsidRPr="08000378">
          <w:rPr>
            <w:rStyle w:val="Hyperlink"/>
            <w:rFonts w:ascii="Calibri" w:hAnsi="Calibri" w:eastAsia="Calibri" w:cs="Calibri"/>
            <w:color w:val="0000EE"/>
            <w:u w:val="none"/>
            <w:lang w:val="en-US"/>
          </w:rPr>
          <w:t>https://stackoverflow.com/questions/42119385/spring-boot-video-chat</w:t>
        </w:r>
      </w:hyperlink>
    </w:p>
    <w:p w:rsidR="754D1E28" w:rsidP="0065331D" w:rsidRDefault="2D4853D1" w14:paraId="653E4FD1" w14:textId="0532CE06">
      <w:pPr>
        <w:pStyle w:val="ListParagraph"/>
        <w:numPr>
          <w:ilvl w:val="0"/>
          <w:numId w:val="11"/>
        </w:numPr>
        <w:spacing w:before="220" w:after="220" w:line="240" w:lineRule="auto"/>
        <w:ind w:left="0"/>
        <w:contextualSpacing w:val="0"/>
        <w:jc w:val="both"/>
        <w:rPr>
          <w:rFonts w:ascii="Calibri" w:hAnsi="Calibri" w:eastAsia="Calibri" w:cs="Calibri"/>
          <w:color w:val="0000EE"/>
          <w:lang w:val="en-US"/>
        </w:rPr>
      </w:pPr>
      <w:r w:rsidRPr="08000378">
        <w:rPr>
          <w:rFonts w:ascii="Calibri" w:hAnsi="Calibri" w:eastAsia="Calibri" w:cs="Calibri"/>
          <w:color w:val="000000" w:themeColor="text1"/>
          <w:lang w:val="en-US"/>
        </w:rPr>
        <w:t xml:space="preserve">Peer-to-peer marketplace guide: How to launch, grow, and scale successfully - </w:t>
      </w:r>
      <w:proofErr w:type="spellStart"/>
      <w:r w:rsidRPr="08000378">
        <w:rPr>
          <w:rFonts w:ascii="Calibri" w:hAnsi="Calibri" w:eastAsia="Calibri" w:cs="Calibri"/>
          <w:color w:val="000000" w:themeColor="text1"/>
          <w:lang w:val="en-US"/>
        </w:rPr>
        <w:t>Sharetribe</w:t>
      </w:r>
      <w:proofErr w:type="spellEnd"/>
      <w:r w:rsidRPr="08000378">
        <w:rPr>
          <w:rFonts w:ascii="Calibri" w:hAnsi="Calibri" w:eastAsia="Calibri" w:cs="Calibri"/>
          <w:color w:val="000000" w:themeColor="text1"/>
          <w:lang w:val="en-US"/>
        </w:rPr>
        <w:t xml:space="preserve">, accessed January 18, 2026, </w:t>
      </w:r>
      <w:hyperlink r:id="rId18">
        <w:r w:rsidRPr="08000378">
          <w:rPr>
            <w:rStyle w:val="Hyperlink"/>
            <w:rFonts w:ascii="Calibri" w:hAnsi="Calibri" w:eastAsia="Calibri" w:cs="Calibri"/>
            <w:color w:val="0000EE"/>
            <w:u w:val="none"/>
            <w:lang w:val="en-US"/>
          </w:rPr>
          <w:t>https://www.sharetribe.com/how-to-build/peer-to-peer-marketplace/</w:t>
        </w:r>
      </w:hyperlink>
    </w:p>
    <w:p w:rsidR="754D1E28" w:rsidP="0065331D" w:rsidRDefault="2D4853D1" w14:paraId="4F947D77" w14:textId="3C451BF1">
      <w:pPr>
        <w:pStyle w:val="ListParagraph"/>
        <w:numPr>
          <w:ilvl w:val="0"/>
          <w:numId w:val="11"/>
        </w:numPr>
        <w:spacing w:before="220" w:after="220" w:line="240" w:lineRule="auto"/>
        <w:ind w:left="0"/>
        <w:contextualSpacing w:val="0"/>
        <w:jc w:val="both"/>
        <w:rPr>
          <w:rFonts w:ascii="Calibri" w:hAnsi="Calibri" w:eastAsia="Calibri" w:cs="Calibri"/>
          <w:color w:val="0000EE"/>
          <w:lang w:val="en-US"/>
        </w:rPr>
      </w:pPr>
      <w:r w:rsidRPr="08000378">
        <w:rPr>
          <w:rFonts w:ascii="Calibri" w:hAnsi="Calibri" w:eastAsia="Calibri" w:cs="Calibri"/>
          <w:color w:val="000000" w:themeColor="text1"/>
          <w:lang w:val="en-US"/>
        </w:rPr>
        <w:t xml:space="preserve">Video-Sharing Apps Business Models: TikTok Case Study | International Journal of Innovation and Technology Management - World Scientific Publishing, accessed January 18, 2026, </w:t>
      </w:r>
      <w:hyperlink r:id="rId19">
        <w:r w:rsidRPr="08000378">
          <w:rPr>
            <w:rStyle w:val="Hyperlink"/>
            <w:rFonts w:ascii="Calibri" w:hAnsi="Calibri" w:eastAsia="Calibri" w:cs="Calibri"/>
            <w:color w:val="0000EE"/>
            <w:u w:val="none"/>
            <w:lang w:val="en-US"/>
          </w:rPr>
          <w:t>https://www.worldscientific.com/doi/10.1142/S0219877020500509</w:t>
        </w:r>
      </w:hyperlink>
    </w:p>
    <w:p w:rsidR="754D1E28" w:rsidP="0065331D" w:rsidRDefault="2D4853D1" w14:paraId="781AEAF6" w14:textId="3C3F75EE">
      <w:pPr>
        <w:pStyle w:val="ListParagraph"/>
        <w:numPr>
          <w:ilvl w:val="0"/>
          <w:numId w:val="11"/>
        </w:numPr>
        <w:spacing w:before="220" w:after="220" w:line="240" w:lineRule="auto"/>
        <w:ind w:left="0"/>
        <w:contextualSpacing w:val="0"/>
        <w:jc w:val="both"/>
        <w:rPr>
          <w:rFonts w:ascii="Calibri" w:hAnsi="Calibri" w:eastAsia="Calibri" w:cs="Calibri"/>
          <w:color w:val="0000EE"/>
          <w:lang w:val="en-US"/>
        </w:rPr>
      </w:pPr>
      <w:r w:rsidRPr="08000378">
        <w:rPr>
          <w:rFonts w:ascii="Calibri" w:hAnsi="Calibri" w:eastAsia="Calibri" w:cs="Calibri"/>
          <w:color w:val="000000" w:themeColor="text1"/>
          <w:lang w:val="en-US"/>
        </w:rPr>
        <w:t xml:space="preserve">Best Revenue Model Options for Your Online Platform - </w:t>
      </w:r>
      <w:proofErr w:type="spellStart"/>
      <w:r w:rsidRPr="08000378">
        <w:rPr>
          <w:rFonts w:ascii="Calibri" w:hAnsi="Calibri" w:eastAsia="Calibri" w:cs="Calibri"/>
          <w:color w:val="000000" w:themeColor="text1"/>
          <w:lang w:val="en-US"/>
        </w:rPr>
        <w:t>LivePlan</w:t>
      </w:r>
      <w:proofErr w:type="spellEnd"/>
      <w:r w:rsidRPr="08000378">
        <w:rPr>
          <w:rFonts w:ascii="Calibri" w:hAnsi="Calibri" w:eastAsia="Calibri" w:cs="Calibri"/>
          <w:color w:val="000000" w:themeColor="text1"/>
          <w:lang w:val="en-US"/>
        </w:rPr>
        <w:t xml:space="preserve">, accessed January 18, 2026, </w:t>
      </w:r>
      <w:hyperlink r:id="rId20">
        <w:r w:rsidRPr="08000378">
          <w:rPr>
            <w:rStyle w:val="Hyperlink"/>
            <w:rFonts w:ascii="Calibri" w:hAnsi="Calibri" w:eastAsia="Calibri" w:cs="Calibri"/>
            <w:color w:val="0000EE"/>
            <w:u w:val="none"/>
            <w:lang w:val="en-US"/>
          </w:rPr>
          <w:t>https://www.liveplan.com/blog/starting/online-business-model</w:t>
        </w:r>
      </w:hyperlink>
    </w:p>
    <w:p w:rsidR="754D1E28" w:rsidP="0065331D" w:rsidRDefault="2D4853D1" w14:paraId="00EA7E47" w14:textId="30165ED4">
      <w:pPr>
        <w:pStyle w:val="ListParagraph"/>
        <w:numPr>
          <w:ilvl w:val="0"/>
          <w:numId w:val="11"/>
        </w:numPr>
        <w:spacing w:before="220" w:after="220" w:line="240" w:lineRule="auto"/>
        <w:ind w:left="0"/>
        <w:contextualSpacing w:val="0"/>
        <w:jc w:val="both"/>
        <w:rPr>
          <w:rFonts w:ascii="Calibri" w:hAnsi="Calibri" w:eastAsia="Calibri" w:cs="Calibri"/>
          <w:color w:val="0000EE"/>
          <w:lang w:val="en-US"/>
        </w:rPr>
      </w:pPr>
      <w:r w:rsidRPr="08000378">
        <w:rPr>
          <w:rFonts w:ascii="Calibri" w:hAnsi="Calibri" w:eastAsia="Calibri" w:cs="Calibri"/>
          <w:color w:val="000000" w:themeColor="text1"/>
          <w:lang w:val="en-US"/>
        </w:rPr>
        <w:t xml:space="preserve">Top 10 Dynamics 365 Remote Assist Alternatives &amp; Competitors in 2026 - G2, accessed January 18, 2026, </w:t>
      </w:r>
      <w:hyperlink r:id="rId21">
        <w:r w:rsidRPr="08000378">
          <w:rPr>
            <w:rStyle w:val="Hyperlink"/>
            <w:rFonts w:ascii="Calibri" w:hAnsi="Calibri" w:eastAsia="Calibri" w:cs="Calibri"/>
            <w:color w:val="0000EE"/>
            <w:u w:val="none"/>
            <w:lang w:val="en-US"/>
          </w:rPr>
          <w:t>https://www.g2.com/products/dynamics-365-remote-assist/competitors/alternatives</w:t>
        </w:r>
      </w:hyperlink>
    </w:p>
    <w:p w:rsidR="754D1E28" w:rsidP="0065331D" w:rsidRDefault="2D4853D1" w14:paraId="7A6125A5" w14:textId="65310A91">
      <w:pPr>
        <w:pStyle w:val="ListParagraph"/>
        <w:numPr>
          <w:ilvl w:val="0"/>
          <w:numId w:val="11"/>
        </w:numPr>
        <w:spacing w:before="220" w:after="220" w:line="240" w:lineRule="auto"/>
        <w:ind w:left="0"/>
        <w:contextualSpacing w:val="0"/>
        <w:jc w:val="both"/>
        <w:rPr>
          <w:rFonts w:ascii="Calibri" w:hAnsi="Calibri" w:eastAsia="Calibri" w:cs="Calibri"/>
          <w:color w:val="0000EE"/>
          <w:lang w:val="en-US"/>
        </w:rPr>
      </w:pPr>
      <w:r w:rsidRPr="08000378">
        <w:rPr>
          <w:rFonts w:ascii="Calibri" w:hAnsi="Calibri" w:eastAsia="Calibri" w:cs="Calibri"/>
          <w:color w:val="000000" w:themeColor="text1"/>
          <w:lang w:val="en-US"/>
        </w:rPr>
        <w:t xml:space="preserve">Must-have Features to Include in Your </w:t>
      </w:r>
      <w:proofErr w:type="spellStart"/>
      <w:r w:rsidRPr="08000378">
        <w:rPr>
          <w:rFonts w:ascii="Calibri" w:hAnsi="Calibri" w:eastAsia="Calibri" w:cs="Calibri"/>
          <w:color w:val="000000" w:themeColor="text1"/>
          <w:lang w:val="en-US"/>
        </w:rPr>
        <w:t>Taskrabbit</w:t>
      </w:r>
      <w:proofErr w:type="spellEnd"/>
      <w:r w:rsidRPr="08000378">
        <w:rPr>
          <w:rFonts w:ascii="Calibri" w:hAnsi="Calibri" w:eastAsia="Calibri" w:cs="Calibri"/>
          <w:color w:val="000000" w:themeColor="text1"/>
          <w:lang w:val="en-US"/>
        </w:rPr>
        <w:t xml:space="preserve"> Website Clone - </w:t>
      </w:r>
      <w:proofErr w:type="spellStart"/>
      <w:r w:rsidRPr="08000378">
        <w:rPr>
          <w:rFonts w:ascii="Calibri" w:hAnsi="Calibri" w:eastAsia="Calibri" w:cs="Calibri"/>
          <w:color w:val="000000" w:themeColor="text1"/>
          <w:lang w:val="en-US"/>
        </w:rPr>
        <w:t>Agilie</w:t>
      </w:r>
      <w:proofErr w:type="spellEnd"/>
      <w:r w:rsidRPr="08000378">
        <w:rPr>
          <w:rFonts w:ascii="Calibri" w:hAnsi="Calibri" w:eastAsia="Calibri" w:cs="Calibri"/>
          <w:color w:val="000000" w:themeColor="text1"/>
          <w:lang w:val="en-US"/>
        </w:rPr>
        <w:t xml:space="preserve">, accessed January 18, 2026, </w:t>
      </w:r>
      <w:hyperlink r:id="rId22">
        <w:r w:rsidRPr="08000378">
          <w:rPr>
            <w:rStyle w:val="Hyperlink"/>
            <w:rFonts w:ascii="Calibri" w:hAnsi="Calibri" w:eastAsia="Calibri" w:cs="Calibri"/>
            <w:color w:val="0000EE"/>
            <w:u w:val="none"/>
            <w:lang w:val="en-US"/>
          </w:rPr>
          <w:t>https://agilie.com/blog/7-must-have-features-to-include-in-your-taskrabbit-website-clone</w:t>
        </w:r>
      </w:hyperlink>
    </w:p>
    <w:p w:rsidR="754D1E28" w:rsidP="0065331D" w:rsidRDefault="2D4853D1" w14:paraId="659D6F58" w14:textId="7C505EDF">
      <w:pPr>
        <w:pStyle w:val="ListParagraph"/>
        <w:numPr>
          <w:ilvl w:val="0"/>
          <w:numId w:val="11"/>
        </w:numPr>
        <w:spacing w:before="220" w:after="220" w:line="240" w:lineRule="auto"/>
        <w:ind w:left="0"/>
        <w:contextualSpacing w:val="0"/>
        <w:jc w:val="both"/>
        <w:rPr>
          <w:rFonts w:ascii="Calibri" w:hAnsi="Calibri" w:eastAsia="Calibri" w:cs="Calibri"/>
          <w:color w:val="0000EE"/>
          <w:lang w:val="en-US"/>
        </w:rPr>
      </w:pPr>
      <w:proofErr w:type="spellStart"/>
      <w:r w:rsidRPr="08000378">
        <w:rPr>
          <w:rFonts w:ascii="Calibri" w:hAnsi="Calibri" w:eastAsia="Calibri" w:cs="Calibri"/>
          <w:color w:val="000000" w:themeColor="text1"/>
          <w:lang w:val="en-US"/>
        </w:rPr>
        <w:t>Taskrabbit</w:t>
      </w:r>
      <w:proofErr w:type="spellEnd"/>
      <w:r w:rsidRPr="08000378">
        <w:rPr>
          <w:rFonts w:ascii="Calibri" w:hAnsi="Calibri" w:eastAsia="Calibri" w:cs="Calibri"/>
          <w:color w:val="000000" w:themeColor="text1"/>
          <w:lang w:val="en-US"/>
        </w:rPr>
        <w:t xml:space="preserve"> - Wikipedia, accessed January 18, 2026, </w:t>
      </w:r>
      <w:hyperlink r:id="rId23">
        <w:r w:rsidRPr="08000378">
          <w:rPr>
            <w:rStyle w:val="Hyperlink"/>
            <w:rFonts w:ascii="Calibri" w:hAnsi="Calibri" w:eastAsia="Calibri" w:cs="Calibri"/>
            <w:color w:val="0000EE"/>
            <w:u w:val="none"/>
            <w:lang w:val="en-US"/>
          </w:rPr>
          <w:t>https://en.wikipedia.org/wiki/Taskrabbit</w:t>
        </w:r>
      </w:hyperlink>
    </w:p>
    <w:p w:rsidR="754D1E28" w:rsidP="0065331D" w:rsidRDefault="2D4853D1" w14:paraId="2DEFE7BB" w14:textId="08D29A40">
      <w:pPr>
        <w:pStyle w:val="ListParagraph"/>
        <w:numPr>
          <w:ilvl w:val="0"/>
          <w:numId w:val="11"/>
        </w:numPr>
        <w:spacing w:before="220" w:after="220" w:line="240" w:lineRule="auto"/>
        <w:ind w:left="0"/>
        <w:contextualSpacing w:val="0"/>
        <w:jc w:val="both"/>
        <w:rPr>
          <w:rFonts w:ascii="Calibri" w:hAnsi="Calibri" w:eastAsia="Calibri" w:cs="Calibri"/>
          <w:color w:val="0000EE"/>
          <w:lang w:val="en-US"/>
        </w:rPr>
      </w:pPr>
      <w:r w:rsidRPr="08000378">
        <w:rPr>
          <w:rFonts w:ascii="Calibri" w:hAnsi="Calibri" w:eastAsia="Calibri" w:cs="Calibri"/>
          <w:color w:val="000000" w:themeColor="text1"/>
          <w:lang w:val="en-US"/>
        </w:rPr>
        <w:t xml:space="preserve">How to Build a Peer-to-Peer (P2P) Marketplace | Attract Group, accessed January 18, 2026, </w:t>
      </w:r>
      <w:hyperlink r:id="rId24">
        <w:r w:rsidRPr="08000378">
          <w:rPr>
            <w:rStyle w:val="Hyperlink"/>
            <w:rFonts w:ascii="Calibri" w:hAnsi="Calibri" w:eastAsia="Calibri" w:cs="Calibri"/>
            <w:color w:val="0000EE"/>
            <w:u w:val="none"/>
            <w:lang w:val="en-US"/>
          </w:rPr>
          <w:t>https://attractgroup.com/blog/how-to-build-p2p-marketplace/</w:t>
        </w:r>
      </w:hyperlink>
    </w:p>
    <w:p w:rsidR="754D1E28" w:rsidP="0065331D" w:rsidRDefault="2D4853D1" w14:paraId="6C0F4733" w14:textId="36C6A36D">
      <w:pPr>
        <w:pStyle w:val="ListParagraph"/>
        <w:numPr>
          <w:ilvl w:val="0"/>
          <w:numId w:val="11"/>
        </w:numPr>
        <w:spacing w:before="220" w:after="220" w:line="240" w:lineRule="auto"/>
        <w:ind w:left="0"/>
        <w:contextualSpacing w:val="0"/>
        <w:jc w:val="both"/>
        <w:rPr>
          <w:rFonts w:ascii="Calibri" w:hAnsi="Calibri" w:eastAsia="Calibri" w:cs="Calibri"/>
          <w:color w:val="0000EE"/>
          <w:lang w:val="en-US"/>
        </w:rPr>
      </w:pPr>
      <w:r w:rsidRPr="08000378">
        <w:rPr>
          <w:rFonts w:ascii="Calibri" w:hAnsi="Calibri" w:eastAsia="Calibri" w:cs="Calibri"/>
          <w:color w:val="000000" w:themeColor="text1"/>
          <w:lang w:val="en-US"/>
        </w:rPr>
        <w:t xml:space="preserve"> Most Popular Startup Revenue Models: A Detailed Comparison | Founders Network, accessed January 18, 2026, </w:t>
      </w:r>
      <w:hyperlink r:id="rId25">
        <w:r w:rsidRPr="08000378">
          <w:rPr>
            <w:rStyle w:val="Hyperlink"/>
            <w:rFonts w:ascii="Calibri" w:hAnsi="Calibri" w:eastAsia="Calibri" w:cs="Calibri"/>
            <w:color w:val="0000EE"/>
            <w:u w:val="none"/>
            <w:lang w:val="en-US"/>
          </w:rPr>
          <w:t>https://foundersnetwork.com/startup-revenue-model/</w:t>
        </w:r>
      </w:hyperlink>
    </w:p>
    <w:p w:rsidR="754D1E28" w:rsidP="0065331D" w:rsidRDefault="2D4853D1" w14:paraId="27ABF6EA" w14:textId="0B63F1E0">
      <w:pPr>
        <w:pStyle w:val="ListParagraph"/>
        <w:numPr>
          <w:ilvl w:val="0"/>
          <w:numId w:val="11"/>
        </w:numPr>
        <w:spacing w:before="220" w:after="220" w:line="240" w:lineRule="auto"/>
        <w:ind w:left="0"/>
        <w:contextualSpacing w:val="0"/>
        <w:jc w:val="both"/>
        <w:rPr>
          <w:rFonts w:ascii="Calibri" w:hAnsi="Calibri" w:eastAsia="Calibri" w:cs="Calibri"/>
          <w:color w:val="0000EE"/>
          <w:lang w:val="en-US"/>
        </w:rPr>
      </w:pPr>
      <w:r w:rsidRPr="08000378">
        <w:rPr>
          <w:rFonts w:ascii="Calibri" w:hAnsi="Calibri" w:eastAsia="Calibri" w:cs="Calibri"/>
          <w:color w:val="000000" w:themeColor="text1"/>
          <w:lang w:val="en-US"/>
        </w:rPr>
        <w:t xml:space="preserve">Popular Revenue Models </w:t>
      </w:r>
      <w:proofErr w:type="gramStart"/>
      <w:r w:rsidRPr="08000378">
        <w:rPr>
          <w:rFonts w:ascii="Calibri" w:hAnsi="Calibri" w:eastAsia="Calibri" w:cs="Calibri"/>
          <w:color w:val="000000" w:themeColor="text1"/>
          <w:lang w:val="en-US"/>
        </w:rPr>
        <w:t>For</w:t>
      </w:r>
      <w:proofErr w:type="gramEnd"/>
      <w:r w:rsidRPr="08000378">
        <w:rPr>
          <w:rFonts w:ascii="Calibri" w:hAnsi="Calibri" w:eastAsia="Calibri" w:cs="Calibri"/>
          <w:color w:val="000000" w:themeColor="text1"/>
          <w:lang w:val="en-US"/>
        </w:rPr>
        <w:t xml:space="preserve"> Startups - Finmark, accessed January 18, 2026, </w:t>
      </w:r>
      <w:hyperlink r:id="rId26">
        <w:r w:rsidRPr="08000378">
          <w:rPr>
            <w:rStyle w:val="Hyperlink"/>
            <w:rFonts w:ascii="Calibri" w:hAnsi="Calibri" w:eastAsia="Calibri" w:cs="Calibri"/>
            <w:color w:val="0000EE"/>
            <w:u w:val="none"/>
            <w:lang w:val="en-US"/>
          </w:rPr>
          <w:t>https://finmark.com/revenue-models/</w:t>
        </w:r>
      </w:hyperlink>
    </w:p>
    <w:p w:rsidR="754D1E28" w:rsidP="0065331D" w:rsidRDefault="2D4853D1" w14:paraId="46348662" w14:textId="1BEEE4A7">
      <w:pPr>
        <w:pStyle w:val="ListParagraph"/>
        <w:numPr>
          <w:ilvl w:val="0"/>
          <w:numId w:val="11"/>
        </w:numPr>
        <w:spacing w:before="220" w:after="220" w:line="240" w:lineRule="auto"/>
        <w:ind w:left="0"/>
        <w:contextualSpacing w:val="0"/>
        <w:jc w:val="both"/>
        <w:rPr>
          <w:rFonts w:ascii="Calibri" w:hAnsi="Calibri" w:eastAsia="Calibri" w:cs="Calibri"/>
          <w:color w:val="0000EE"/>
          <w:lang w:val="en-US"/>
        </w:rPr>
      </w:pPr>
      <w:r w:rsidRPr="08000378">
        <w:rPr>
          <w:rFonts w:ascii="Calibri" w:hAnsi="Calibri" w:eastAsia="Calibri" w:cs="Calibri"/>
          <w:color w:val="000000" w:themeColor="text1"/>
          <w:lang w:val="en-US"/>
        </w:rPr>
        <w:t xml:space="preserve">Upwork Profile Examples for Freelance Beginners, accessed January 18, 2026, </w:t>
      </w:r>
      <w:hyperlink r:id="rId27">
        <w:r w:rsidRPr="08000378">
          <w:rPr>
            <w:rStyle w:val="Hyperlink"/>
            <w:rFonts w:ascii="Calibri" w:hAnsi="Calibri" w:eastAsia="Calibri" w:cs="Calibri"/>
            <w:color w:val="0000EE"/>
            <w:u w:val="none"/>
            <w:lang w:val="en-US"/>
          </w:rPr>
          <w:t>https://www.upwork.com/resources/upwork-profile-examples</w:t>
        </w:r>
      </w:hyperlink>
    </w:p>
    <w:p w:rsidR="754D1E28" w:rsidP="0065331D" w:rsidRDefault="2D4853D1" w14:paraId="27C30155" w14:textId="75A6D176">
      <w:pPr>
        <w:pStyle w:val="ListParagraph"/>
        <w:numPr>
          <w:ilvl w:val="0"/>
          <w:numId w:val="11"/>
        </w:numPr>
        <w:spacing w:before="220" w:after="220" w:line="240" w:lineRule="auto"/>
        <w:ind w:left="0"/>
        <w:contextualSpacing w:val="0"/>
        <w:jc w:val="both"/>
        <w:rPr>
          <w:rFonts w:ascii="Calibri" w:hAnsi="Calibri" w:eastAsia="Calibri" w:cs="Calibri"/>
          <w:color w:val="0000EE"/>
          <w:lang w:val="en-US"/>
        </w:rPr>
      </w:pPr>
      <w:r w:rsidRPr="08000378">
        <w:rPr>
          <w:rFonts w:ascii="Calibri" w:hAnsi="Calibri" w:eastAsia="Calibri" w:cs="Calibri"/>
          <w:color w:val="000000" w:themeColor="text1"/>
          <w:lang w:val="en-US"/>
        </w:rPr>
        <w:t xml:space="preserve">Virtual &amp; Online Tasks | Same Day Consultations - TaskRabbit, accessed January 18, 2026, </w:t>
      </w:r>
      <w:hyperlink r:id="rId28">
        <w:r w:rsidRPr="08000378">
          <w:rPr>
            <w:rStyle w:val="Hyperlink"/>
            <w:rFonts w:ascii="Calibri" w:hAnsi="Calibri" w:eastAsia="Calibri" w:cs="Calibri"/>
            <w:color w:val="0000EE"/>
            <w:u w:val="none"/>
            <w:lang w:val="en-US"/>
          </w:rPr>
          <w:t>https://www.taskrabbit.com/services/online-tasks</w:t>
        </w:r>
      </w:hyperlink>
    </w:p>
    <w:p w:rsidR="754D1E28" w:rsidP="0065331D" w:rsidRDefault="2D4853D1" w14:paraId="1F02540D" w14:textId="254E5F4A">
      <w:pPr>
        <w:pStyle w:val="ListParagraph"/>
        <w:numPr>
          <w:ilvl w:val="0"/>
          <w:numId w:val="11"/>
        </w:numPr>
        <w:spacing w:before="220" w:after="220" w:line="240" w:lineRule="auto"/>
        <w:ind w:left="0"/>
        <w:contextualSpacing w:val="0"/>
        <w:jc w:val="both"/>
        <w:rPr>
          <w:rFonts w:ascii="Calibri" w:hAnsi="Calibri" w:eastAsia="Calibri" w:cs="Calibri"/>
          <w:color w:val="0000EE"/>
          <w:lang w:val="en-US"/>
        </w:rPr>
      </w:pPr>
      <w:r w:rsidRPr="08000378">
        <w:rPr>
          <w:rFonts w:ascii="Calibri" w:hAnsi="Calibri" w:eastAsia="Calibri" w:cs="Calibri"/>
          <w:color w:val="000000" w:themeColor="text1"/>
          <w:lang w:val="en-US"/>
        </w:rPr>
        <w:t xml:space="preserve">accessed January 18, 2026, </w:t>
      </w:r>
      <w:hyperlink w:anchor=":~:text=C2C%20marketplaces%20are%20online%20platforms,and%20a%20reliable%20review%20system." r:id="rId29">
        <w:r w:rsidRPr="08000378">
          <w:rPr>
            <w:rStyle w:val="Hyperlink"/>
            <w:rFonts w:ascii="Calibri" w:hAnsi="Calibri" w:eastAsia="Calibri" w:cs="Calibri"/>
            <w:color w:val="0000EE"/>
            <w:u w:val="none"/>
            <w:lang w:val="en-US"/>
          </w:rPr>
          <w:t>https://brainspate.com/blog/c2c-marketplace-guide/#:~:text=C2C%20marketplaces%20are%20online%20platforms,and%20a%20reliable%20review%20system.</w:t>
        </w:r>
      </w:hyperlink>
    </w:p>
    <w:p w:rsidR="754D1E28" w:rsidP="0065331D" w:rsidRDefault="2D4853D1" w14:paraId="32DD82EE" w14:textId="5872D689">
      <w:pPr>
        <w:pStyle w:val="ListParagraph"/>
        <w:numPr>
          <w:ilvl w:val="0"/>
          <w:numId w:val="11"/>
        </w:numPr>
        <w:spacing w:before="220" w:after="220" w:line="240" w:lineRule="auto"/>
        <w:ind w:left="0"/>
        <w:contextualSpacing w:val="0"/>
        <w:jc w:val="both"/>
        <w:rPr>
          <w:rFonts w:ascii="Calibri" w:hAnsi="Calibri" w:eastAsia="Calibri" w:cs="Calibri"/>
          <w:color w:val="0000EE"/>
          <w:lang w:val="en-US"/>
        </w:rPr>
      </w:pPr>
      <w:r w:rsidRPr="08000378">
        <w:rPr>
          <w:rFonts w:ascii="Calibri" w:hAnsi="Calibri" w:eastAsia="Calibri" w:cs="Calibri"/>
          <w:color w:val="000000" w:themeColor="text1"/>
          <w:lang w:val="en-US"/>
        </w:rPr>
        <w:t xml:space="preserve">WebRTC Latency: Comparing Low-Latency Streaming Protocols (Update) - </w:t>
      </w:r>
      <w:proofErr w:type="spellStart"/>
      <w:r w:rsidRPr="08000378">
        <w:rPr>
          <w:rFonts w:ascii="Calibri" w:hAnsi="Calibri" w:eastAsia="Calibri" w:cs="Calibri"/>
          <w:color w:val="000000" w:themeColor="text1"/>
          <w:lang w:val="en-US"/>
        </w:rPr>
        <w:t>nanocosmos</w:t>
      </w:r>
      <w:proofErr w:type="spellEnd"/>
      <w:r w:rsidRPr="08000378">
        <w:rPr>
          <w:rFonts w:ascii="Calibri" w:hAnsi="Calibri" w:eastAsia="Calibri" w:cs="Calibri"/>
          <w:color w:val="000000" w:themeColor="text1"/>
          <w:lang w:val="en-US"/>
        </w:rPr>
        <w:t xml:space="preserve">, accessed January 18, 2026, </w:t>
      </w:r>
      <w:hyperlink r:id="rId30">
        <w:r w:rsidRPr="08000378">
          <w:rPr>
            <w:rStyle w:val="Hyperlink"/>
            <w:rFonts w:ascii="Calibri" w:hAnsi="Calibri" w:eastAsia="Calibri" w:cs="Calibri"/>
            <w:color w:val="0000EE"/>
            <w:u w:val="none"/>
            <w:lang w:val="en-US"/>
          </w:rPr>
          <w:t>https://www.nanocosmos.net/blog/webrtc-latency/</w:t>
        </w:r>
      </w:hyperlink>
    </w:p>
    <w:p w:rsidR="754D1E28" w:rsidP="0065331D" w:rsidRDefault="2D4853D1" w14:paraId="0816B6B6" w14:textId="299042F0">
      <w:pPr>
        <w:pStyle w:val="ListParagraph"/>
        <w:numPr>
          <w:ilvl w:val="0"/>
          <w:numId w:val="11"/>
        </w:numPr>
        <w:spacing w:before="220" w:after="220" w:line="240" w:lineRule="auto"/>
        <w:ind w:left="0"/>
        <w:contextualSpacing w:val="0"/>
        <w:jc w:val="both"/>
        <w:rPr>
          <w:rFonts w:ascii="Calibri" w:hAnsi="Calibri" w:eastAsia="Calibri" w:cs="Calibri"/>
          <w:color w:val="0000EE"/>
          <w:lang w:val="en-US"/>
        </w:rPr>
      </w:pPr>
      <w:r w:rsidRPr="08000378">
        <w:rPr>
          <w:rFonts w:ascii="Calibri" w:hAnsi="Calibri" w:eastAsia="Calibri" w:cs="Calibri"/>
          <w:color w:val="000000" w:themeColor="text1"/>
          <w:lang w:val="en-US"/>
        </w:rPr>
        <w:t xml:space="preserve">Peer-Signaling Service - ThinkMicroservices.com, accessed January 18, 2026, </w:t>
      </w:r>
      <w:hyperlink r:id="rId31">
        <w:r w:rsidRPr="08000378">
          <w:rPr>
            <w:rStyle w:val="Hyperlink"/>
            <w:rFonts w:ascii="Calibri" w:hAnsi="Calibri" w:eastAsia="Calibri" w:cs="Calibri"/>
            <w:color w:val="0000EE"/>
            <w:u w:val="none"/>
            <w:lang w:val="en-US"/>
          </w:rPr>
          <w:t>http://thinkmicroservices.com/blog/2020/services/peer-signaling-service.html</w:t>
        </w:r>
      </w:hyperlink>
    </w:p>
    <w:p w:rsidR="754D1E28" w:rsidP="0065331D" w:rsidRDefault="2D4853D1" w14:paraId="714D71B1" w14:textId="585379D1">
      <w:pPr>
        <w:pStyle w:val="ListParagraph"/>
        <w:numPr>
          <w:ilvl w:val="0"/>
          <w:numId w:val="11"/>
        </w:numPr>
        <w:spacing w:before="220" w:after="220" w:line="240" w:lineRule="auto"/>
        <w:ind w:left="0"/>
        <w:contextualSpacing w:val="0"/>
        <w:jc w:val="both"/>
        <w:rPr>
          <w:rFonts w:ascii="Calibri" w:hAnsi="Calibri" w:eastAsia="Calibri" w:cs="Calibri"/>
          <w:color w:val="0000EE"/>
          <w:lang w:val="en-US"/>
        </w:rPr>
      </w:pPr>
      <w:r w:rsidRPr="08000378">
        <w:rPr>
          <w:rFonts w:ascii="Calibri" w:hAnsi="Calibri" w:eastAsia="Calibri" w:cs="Calibri"/>
          <w:color w:val="000000" w:themeColor="text1"/>
          <w:lang w:val="en-US"/>
        </w:rPr>
        <w:t xml:space="preserve">A Gantt Chart Guide with Definitions &amp; Examples - </w:t>
      </w:r>
      <w:proofErr w:type="spellStart"/>
      <w:r w:rsidRPr="08000378">
        <w:rPr>
          <w:rFonts w:ascii="Calibri" w:hAnsi="Calibri" w:eastAsia="Calibri" w:cs="Calibri"/>
          <w:color w:val="000000" w:themeColor="text1"/>
          <w:lang w:val="en-US"/>
        </w:rPr>
        <w:t>ProjectManager</w:t>
      </w:r>
      <w:proofErr w:type="spellEnd"/>
      <w:r w:rsidRPr="08000378">
        <w:rPr>
          <w:rFonts w:ascii="Calibri" w:hAnsi="Calibri" w:eastAsia="Calibri" w:cs="Calibri"/>
          <w:color w:val="000000" w:themeColor="text1"/>
          <w:lang w:val="en-US"/>
        </w:rPr>
        <w:t xml:space="preserve">, accessed January 18, 2026, </w:t>
      </w:r>
      <w:hyperlink r:id="rId32">
        <w:r w:rsidRPr="08000378">
          <w:rPr>
            <w:rStyle w:val="Hyperlink"/>
            <w:rFonts w:ascii="Calibri" w:hAnsi="Calibri" w:eastAsia="Calibri" w:cs="Calibri"/>
            <w:color w:val="0000EE"/>
            <w:u w:val="none"/>
            <w:lang w:val="en-US"/>
          </w:rPr>
          <w:t>https://www.projectmanager.com/guides/gantt-chart</w:t>
        </w:r>
      </w:hyperlink>
    </w:p>
    <w:p w:rsidR="754D1E28" w:rsidP="0065331D" w:rsidRDefault="2D4853D1" w14:paraId="7DEB88A0" w14:textId="55598969">
      <w:pPr>
        <w:pStyle w:val="ListParagraph"/>
        <w:numPr>
          <w:ilvl w:val="0"/>
          <w:numId w:val="11"/>
        </w:numPr>
        <w:spacing w:before="220" w:after="220" w:line="240" w:lineRule="auto"/>
        <w:ind w:left="0"/>
        <w:contextualSpacing w:val="0"/>
        <w:jc w:val="both"/>
        <w:rPr>
          <w:rFonts w:ascii="Calibri" w:hAnsi="Calibri" w:eastAsia="Calibri" w:cs="Calibri"/>
          <w:color w:val="0000EE"/>
          <w:lang w:val="en-US"/>
        </w:rPr>
      </w:pPr>
      <w:r w:rsidRPr="08000378">
        <w:rPr>
          <w:rFonts w:ascii="Calibri" w:hAnsi="Calibri" w:eastAsia="Calibri" w:cs="Calibri"/>
          <w:color w:val="000000" w:themeColor="text1"/>
          <w:lang w:val="en-US"/>
        </w:rPr>
        <w:t xml:space="preserve">Top Software Engineering KPIs to Boost Performance - </w:t>
      </w:r>
      <w:proofErr w:type="spellStart"/>
      <w:r w:rsidRPr="08000378">
        <w:rPr>
          <w:rFonts w:ascii="Calibri" w:hAnsi="Calibri" w:eastAsia="Calibri" w:cs="Calibri"/>
          <w:color w:val="000000" w:themeColor="text1"/>
          <w:lang w:val="en-US"/>
        </w:rPr>
        <w:t>Umano</w:t>
      </w:r>
      <w:proofErr w:type="spellEnd"/>
      <w:r w:rsidRPr="08000378">
        <w:rPr>
          <w:rFonts w:ascii="Calibri" w:hAnsi="Calibri" w:eastAsia="Calibri" w:cs="Calibri"/>
          <w:color w:val="000000" w:themeColor="text1"/>
          <w:lang w:val="en-US"/>
        </w:rPr>
        <w:t xml:space="preserve"> Insights, accessed January 18, 2026, </w:t>
      </w:r>
      <w:hyperlink r:id="rId33">
        <w:r w:rsidRPr="08000378">
          <w:rPr>
            <w:rStyle w:val="Hyperlink"/>
            <w:rFonts w:ascii="Calibri" w:hAnsi="Calibri" w:eastAsia="Calibri" w:cs="Calibri"/>
            <w:color w:val="0000EE"/>
            <w:u w:val="none"/>
            <w:lang w:val="en-US"/>
          </w:rPr>
          <w:t>https://blog.umano.tech/top-software-engineering-kpis-to-boost-performance</w:t>
        </w:r>
      </w:hyperlink>
    </w:p>
    <w:p w:rsidR="754D1E28" w:rsidP="0065331D" w:rsidRDefault="2D4853D1" w14:paraId="5012DEDE" w14:textId="3C10FC6A">
      <w:pPr>
        <w:pStyle w:val="ListParagraph"/>
        <w:numPr>
          <w:ilvl w:val="0"/>
          <w:numId w:val="11"/>
        </w:numPr>
        <w:spacing w:before="220" w:after="220" w:line="240" w:lineRule="auto"/>
        <w:ind w:left="0"/>
        <w:contextualSpacing w:val="0"/>
        <w:jc w:val="both"/>
        <w:rPr>
          <w:rFonts w:ascii="Calibri" w:hAnsi="Calibri" w:eastAsia="Calibri" w:cs="Calibri"/>
          <w:color w:val="0000EE"/>
          <w:lang w:val="en-US"/>
        </w:rPr>
      </w:pPr>
      <w:r w:rsidRPr="08000378">
        <w:rPr>
          <w:rFonts w:ascii="Calibri" w:hAnsi="Calibri" w:eastAsia="Calibri" w:cs="Calibri"/>
          <w:color w:val="000000" w:themeColor="text1"/>
          <w:lang w:val="en-US"/>
        </w:rPr>
        <w:t xml:space="preserve">What KPIs and Analytics Are Used on Requirements Management Dashboards? - </w:t>
      </w:r>
      <w:proofErr w:type="spellStart"/>
      <w:r w:rsidRPr="08000378">
        <w:rPr>
          <w:rFonts w:ascii="Calibri" w:hAnsi="Calibri" w:eastAsia="Calibri" w:cs="Calibri"/>
          <w:color w:val="000000" w:themeColor="text1"/>
          <w:lang w:val="en-US"/>
        </w:rPr>
        <w:t>InetSoft</w:t>
      </w:r>
      <w:proofErr w:type="spellEnd"/>
      <w:r w:rsidRPr="08000378">
        <w:rPr>
          <w:rFonts w:ascii="Calibri" w:hAnsi="Calibri" w:eastAsia="Calibri" w:cs="Calibri"/>
          <w:color w:val="000000" w:themeColor="text1"/>
          <w:lang w:val="en-US"/>
        </w:rPr>
        <w:t xml:space="preserve">, accessed January 18, 2026, </w:t>
      </w:r>
      <w:hyperlink r:id="rId34">
        <w:r w:rsidRPr="08000378">
          <w:rPr>
            <w:rStyle w:val="Hyperlink"/>
            <w:rFonts w:ascii="Calibri" w:hAnsi="Calibri" w:eastAsia="Calibri" w:cs="Calibri"/>
            <w:color w:val="0000EE"/>
            <w:u w:val="none"/>
            <w:lang w:val="en-US"/>
          </w:rPr>
          <w:t>https://www.inetsoft.com/info/requirements-management-dashboards/</w:t>
        </w:r>
      </w:hyperlink>
    </w:p>
    <w:p w:rsidR="3576281C" w:rsidP="54024E69" w:rsidRDefault="1B927CEC" w14:paraId="6047EAC5" w14:textId="64B516E3">
      <w:pPr>
        <w:pStyle w:val="ListParagraph"/>
        <w:numPr>
          <w:ilvl w:val="0"/>
          <w:numId w:val="11"/>
        </w:numPr>
        <w:spacing w:before="220" w:after="220" w:line="240" w:lineRule="auto"/>
        <w:ind w:left="0"/>
        <w:contextualSpacing w:val="0"/>
        <w:jc w:val="both"/>
        <w:rPr>
          <w:rFonts w:ascii="Calibri" w:hAnsi="Calibri" w:eastAsia="Calibri" w:cs="Calibri"/>
          <w:color w:val="0000EE"/>
          <w:lang w:val="en-US"/>
        </w:rPr>
      </w:pPr>
      <w:r w:rsidRPr="08000378">
        <w:rPr>
          <w:rFonts w:ascii="Calibri" w:hAnsi="Calibri" w:eastAsia="Calibri" w:cs="Calibri"/>
          <w:color w:val="000000" w:themeColor="text1"/>
          <w:lang w:val="en-US"/>
        </w:rPr>
        <w:t xml:space="preserve">Popular Revenue Models </w:t>
      </w:r>
      <w:proofErr w:type="gramStart"/>
      <w:r w:rsidRPr="08000378">
        <w:rPr>
          <w:rFonts w:ascii="Calibri" w:hAnsi="Calibri" w:eastAsia="Calibri" w:cs="Calibri"/>
          <w:color w:val="000000" w:themeColor="text1"/>
          <w:lang w:val="en-US"/>
        </w:rPr>
        <w:t>For</w:t>
      </w:r>
      <w:proofErr w:type="gramEnd"/>
      <w:r w:rsidRPr="08000378">
        <w:rPr>
          <w:rFonts w:ascii="Calibri" w:hAnsi="Calibri" w:eastAsia="Calibri" w:cs="Calibri"/>
          <w:color w:val="000000" w:themeColor="text1"/>
          <w:lang w:val="en-US"/>
        </w:rPr>
        <w:t xml:space="preserve"> Startups - Finmark, accessed January 18, 2026, </w:t>
      </w:r>
      <w:hyperlink r:id="rId35">
        <w:r w:rsidRPr="08000378">
          <w:rPr>
            <w:rStyle w:val="Hyperlink"/>
            <w:rFonts w:ascii="Calibri" w:hAnsi="Calibri" w:eastAsia="Calibri" w:cs="Calibri"/>
            <w:lang w:val="en-US"/>
          </w:rPr>
          <w:t>https://finmark.com/revenue-models/</w:t>
        </w:r>
      </w:hyperlink>
    </w:p>
    <w:sectPr w:rsidR="3576281C">
      <w:headerReference w:type="default" r:id="rId36"/>
      <w:footerReference w:type="default" r:id="rId37"/>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2A00" w:rsidP="00D840F6" w:rsidRDefault="00D32A00" w14:paraId="2111176D" w14:textId="77777777">
      <w:pPr>
        <w:spacing w:after="0" w:line="240" w:lineRule="auto"/>
      </w:pPr>
      <w:r>
        <w:separator/>
      </w:r>
    </w:p>
  </w:endnote>
  <w:endnote w:type="continuationSeparator" w:id="0">
    <w:p w:rsidR="00D32A00" w:rsidP="00D840F6" w:rsidRDefault="00D32A00" w14:paraId="04C4B72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40F6" w:rsidRDefault="00D840F6" w14:paraId="2EEB1141" w14:textId="0092C8E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2A00" w:rsidP="00D840F6" w:rsidRDefault="00D32A00" w14:paraId="0A7672C5" w14:textId="77777777">
      <w:pPr>
        <w:spacing w:after="0" w:line="240" w:lineRule="auto"/>
      </w:pPr>
      <w:r>
        <w:separator/>
      </w:r>
    </w:p>
  </w:footnote>
  <w:footnote w:type="continuationSeparator" w:id="0">
    <w:p w:rsidR="00D32A00" w:rsidP="00D840F6" w:rsidRDefault="00D32A00" w14:paraId="7546CBB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EB00125" w:rsidTr="1EB00125" w14:paraId="728F0A27" w14:textId="77777777">
      <w:trPr>
        <w:trHeight w:val="300"/>
      </w:trPr>
      <w:tc>
        <w:tcPr>
          <w:tcW w:w="3005" w:type="dxa"/>
        </w:tcPr>
        <w:p w:rsidR="1EB00125" w:rsidP="1EB00125" w:rsidRDefault="1EB00125" w14:paraId="5D1667E9" w14:textId="17C3BCC2">
          <w:pPr>
            <w:ind w:left="-115"/>
          </w:pPr>
        </w:p>
      </w:tc>
      <w:tc>
        <w:tcPr>
          <w:tcW w:w="3005" w:type="dxa"/>
        </w:tcPr>
        <w:p w:rsidR="1EB00125" w:rsidP="1EB00125" w:rsidRDefault="1EB00125" w14:paraId="5DD53C0A" w14:textId="67D42298">
          <w:pPr>
            <w:jc w:val="center"/>
          </w:pPr>
        </w:p>
      </w:tc>
      <w:tc>
        <w:tcPr>
          <w:tcW w:w="3005" w:type="dxa"/>
        </w:tcPr>
        <w:p w:rsidR="1EB00125" w:rsidP="1EB00125" w:rsidRDefault="1EB00125" w14:paraId="0164F7F6" w14:textId="56CA3F26">
          <w:pPr>
            <w:ind w:right="-115"/>
            <w:jc w:val="right"/>
          </w:pPr>
        </w:p>
      </w:tc>
    </w:tr>
  </w:tbl>
  <w:p w:rsidR="00D840F6" w:rsidRDefault="00D840F6" w14:paraId="1F06702F" w14:textId="0D9AA478"/>
</w:hdr>
</file>

<file path=word/intelligence2.xml><?xml version="1.0" encoding="utf-8"?>
<int2:intelligence xmlns:int2="http://schemas.microsoft.com/office/intelligence/2020/intelligence" xmlns:oel="http://schemas.microsoft.com/office/2019/extlst">
  <int2:observations>
    <int2:textHash int2:hashCode="wlQ//zv6bxRMLw" int2:id="1ZnWYq4P">
      <int2:state int2:value="Rejected" int2:type="spell"/>
    </int2:textHash>
    <int2:textHash int2:hashCode="k6ZvSgsX7OT2Ox" int2:id="1rAT5fl8">
      <int2:state int2:value="Rejected" int2:type="spell"/>
    </int2:textHash>
    <int2:textHash int2:hashCode="Cx6Vz9l3UZGnIk" int2:id="1rn3gFDE">
      <int2:state int2:value="Rejected" int2:type="spell"/>
    </int2:textHash>
    <int2:textHash int2:hashCode="V4+NUNjoMzRFM2" int2:id="25DMP58Z">
      <int2:state int2:value="Rejected" int2:type="spell"/>
    </int2:textHash>
    <int2:textHash int2:hashCode="Kl6bGxcOlFYxeU" int2:id="40Zz7vDc">
      <int2:state int2:value="Rejected" int2:type="spell"/>
    </int2:textHash>
    <int2:textHash int2:hashCode="47fJgNdjGW6dE0" int2:id="4NqPlTDi">
      <int2:state int2:value="Rejected" int2:type="spell"/>
    </int2:textHash>
    <int2:textHash int2:hashCode="86kpszZLRxpIH0" int2:id="5oy4JsZK">
      <int2:state int2:value="Rejected" int2:type="spell"/>
    </int2:textHash>
    <int2:textHash int2:hashCode="6+iHJJi9ejaUQc" int2:id="6927Z93K">
      <int2:state int2:value="Rejected" int2:type="spell"/>
    </int2:textHash>
    <int2:textHash int2:hashCode="YeYrIToaVvdpWE" int2:id="6G4ZX1Uq">
      <int2:state int2:value="Rejected" int2:type="spell"/>
    </int2:textHash>
    <int2:textHash int2:hashCode="NoR6KYvDmYb4K3" int2:id="7KtLDASe">
      <int2:state int2:value="Rejected" int2:type="spell"/>
    </int2:textHash>
    <int2:textHash int2:hashCode="k6gBj5n6W9cKk2" int2:id="83YMgLzO">
      <int2:state int2:value="Rejected" int2:type="spell"/>
    </int2:textHash>
    <int2:textHash int2:hashCode="Bjm6yp5sjNObzG" int2:id="8qM054f4">
      <int2:state int2:value="Rejected" int2:type="spell"/>
    </int2:textHash>
    <int2:textHash int2:hashCode="cjP7NoP0CYzQqH" int2:id="97I6pQeC">
      <int2:state int2:value="Rejected" int2:type="spell"/>
    </int2:textHash>
    <int2:textHash int2:hashCode="1R8Nr0ljBEFrFr" int2:id="9V3VuQZB">
      <int2:state int2:value="Rejected" int2:type="spell"/>
    </int2:textHash>
    <int2:textHash int2:hashCode="HQag128ADm7dGN" int2:id="9nc1hDxY">
      <int2:state int2:value="Rejected" int2:type="spell"/>
    </int2:textHash>
    <int2:textHash int2:hashCode="liGiRKRH7HSVmP" int2:id="9uMqB1sj">
      <int2:state int2:value="Rejected" int2:type="spell"/>
    </int2:textHash>
    <int2:textHash int2:hashCode="76qZgpAMlRWBqZ" int2:id="AfQGzaJF">
      <int2:state int2:value="Rejected" int2:type="spell"/>
    </int2:textHash>
    <int2:textHash int2:hashCode="S7TKdZQbe7xbxq" int2:id="B2EeEgbK">
      <int2:state int2:value="Rejected" int2:type="spell"/>
    </int2:textHash>
    <int2:textHash int2:hashCode="8eFBM62u2KITYt" int2:id="BdHdmzhZ">
      <int2:state int2:value="Rejected" int2:type="spell"/>
    </int2:textHash>
    <int2:textHash int2:hashCode="ytyRQVoJVp05xn" int2:id="CQR59d2Y">
      <int2:state int2:value="Rejected" int2:type="spell"/>
    </int2:textHash>
    <int2:textHash int2:hashCode="Wb1wbh1lxeca6z" int2:id="CV4Fhjh4">
      <int2:state int2:value="Rejected" int2:type="spell"/>
    </int2:textHash>
    <int2:textHash int2:hashCode="MX8edh8vqo2nga" int2:id="D7IOx2HZ">
      <int2:state int2:value="Rejected" int2:type="spell"/>
    </int2:textHash>
    <int2:textHash int2:hashCode="7ealt9Y3Q08SET" int2:id="DOWWc0ku">
      <int2:state int2:value="Rejected" int2:type="spell"/>
    </int2:textHash>
    <int2:textHash int2:hashCode="84DLzZp5pOrfPo" int2:id="E5NCITsD">
      <int2:state int2:value="Rejected" int2:type="spell"/>
    </int2:textHash>
    <int2:textHash int2:hashCode="VD2ZaDwwYlRPWV" int2:id="EeFlTw7Z">
      <int2:state int2:value="Rejected" int2:type="spell"/>
    </int2:textHash>
    <int2:textHash int2:hashCode="6xX40Nbu8SUY24" int2:id="ErS1dcKc">
      <int2:state int2:value="Rejected" int2:type="spell"/>
    </int2:textHash>
    <int2:textHash int2:hashCode="+7ExgeVR0cAWgM" int2:id="G94iPAcW">
      <int2:state int2:value="Rejected" int2:type="spell"/>
    </int2:textHash>
    <int2:textHash int2:hashCode="gbeB051i6dDicu" int2:id="GEFbRCNu">
      <int2:state int2:value="Rejected" int2:type="spell"/>
    </int2:textHash>
    <int2:textHash int2:hashCode="PHKrvmJvJ9F02A" int2:id="GXMARNWj">
      <int2:state int2:value="Rejected" int2:type="spell"/>
    </int2:textHash>
    <int2:textHash int2:hashCode="EaEQu+8bzAfua3" int2:id="GmmKuZ9D">
      <int2:state int2:value="Rejected" int2:type="spell"/>
    </int2:textHash>
    <int2:textHash int2:hashCode="E6KCizrezBwy6j" int2:id="HL8Vpu8l">
      <int2:state int2:value="Rejected" int2:type="spell"/>
    </int2:textHash>
    <int2:textHash int2:hashCode="u8zfLvsztS5snQ" int2:id="HM2PliBK">
      <int2:state int2:value="Rejected" int2:type="spell"/>
    </int2:textHash>
    <int2:textHash int2:hashCode="XJ9zr3MzT/41DG" int2:id="Kq8c8774">
      <int2:state int2:value="Rejected" int2:type="spell"/>
    </int2:textHash>
    <int2:textHash int2:hashCode="FVY1VoQUX85eZ7" int2:id="L5d2utkI">
      <int2:state int2:value="Rejected" int2:type="spell"/>
    </int2:textHash>
    <int2:textHash int2:hashCode="KwIJJ9PG60ByI6" int2:id="LdKh5J7X">
      <int2:state int2:value="Rejected" int2:type="spell"/>
    </int2:textHash>
    <int2:textHash int2:hashCode="3nPqwMMFA48EN7" int2:id="N3gdyBKd">
      <int2:state int2:value="Rejected" int2:type="spell"/>
    </int2:textHash>
    <int2:textHash int2:hashCode="eX79g/jBXe739N" int2:id="QAQirxB1">
      <int2:state int2:value="Rejected" int2:type="spell"/>
    </int2:textHash>
    <int2:textHash int2:hashCode="gYy86SJU9ih6ce" int2:id="QWICX2LY">
      <int2:state int2:value="Rejected" int2:type="spell"/>
    </int2:textHash>
    <int2:textHash int2:hashCode="S3YV3OUsTAXOTh" int2:id="RvNELwYG">
      <int2:state int2:value="Rejected" int2:type="spell"/>
    </int2:textHash>
    <int2:textHash int2:hashCode="U7ChsvrfTgQM3C" int2:id="SWGd350t">
      <int2:state int2:value="Rejected" int2:type="spell"/>
    </int2:textHash>
    <int2:textHash int2:hashCode="coGQ502ziwAwZ6" int2:id="TPOKVbVk">
      <int2:state int2:value="Rejected" int2:type="spell"/>
    </int2:textHash>
    <int2:textHash int2:hashCode="CD26vvVp1Gvy7V" int2:id="TXoLCMWt">
      <int2:state int2:value="Rejected" int2:type="spell"/>
    </int2:textHash>
    <int2:textHash int2:hashCode="7HrptdJnZmc93q" int2:id="V8gWlqCP">
      <int2:state int2:value="Rejected" int2:type="spell"/>
    </int2:textHash>
    <int2:textHash int2:hashCode="wuLWYhM03IkLvY" int2:id="VekbLDD1">
      <int2:state int2:value="Rejected" int2:type="spell"/>
    </int2:textHash>
    <int2:textHash int2:hashCode="+QRT7HEs5FBcxC" int2:id="VgBR1EyZ">
      <int2:state int2:value="Rejected" int2:type="spell"/>
    </int2:textHash>
    <int2:textHash int2:hashCode="BW8RgniZLaM2Gj" int2:id="X3ea7EDg">
      <int2:state int2:value="Rejected" int2:type="spell"/>
    </int2:textHash>
    <int2:textHash int2:hashCode="SzdsAznQWlJTez" int2:id="YKGzgUKp">
      <int2:state int2:value="Rejected" int2:type="spell"/>
    </int2:textHash>
    <int2:textHash int2:hashCode="ZpIzrbdbw7QiEC" int2:id="YYKXfomA">
      <int2:state int2:value="Rejected" int2:type="spell"/>
    </int2:textHash>
    <int2:textHash int2:hashCode="ZwCLz1orLM6u9c" int2:id="Z3m8Ao3g">
      <int2:state int2:value="Rejected" int2:type="spell"/>
    </int2:textHash>
    <int2:textHash int2:hashCode="ySHXeqAQMsC644" int2:id="ZaPK2zFD">
      <int2:state int2:value="Rejected" int2:type="spell"/>
    </int2:textHash>
    <int2:textHash int2:hashCode="3wVcZpQj/aEI7R" int2:id="ZpyYd76C">
      <int2:state int2:value="Rejected" int2:type="spell"/>
    </int2:textHash>
    <int2:textHash int2:hashCode="tH82PitDDAZH8U" int2:id="bW1LYUkk">
      <int2:state int2:value="Rejected" int2:type="spell"/>
    </int2:textHash>
    <int2:textHash int2:hashCode="uALzhDAssk+6sK" int2:id="cAZQNTaI">
      <int2:state int2:value="Rejected" int2:type="spell"/>
    </int2:textHash>
    <int2:textHash int2:hashCode="n+p5QHNgWNRRHj" int2:id="cOYcbhcB">
      <int2:state int2:value="Rejected" int2:type="spell"/>
    </int2:textHash>
    <int2:textHash int2:hashCode="YjxzpvJNiNhNIj" int2:id="cShOy5r6">
      <int2:state int2:value="Rejected" int2:type="spell"/>
    </int2:textHash>
    <int2:textHash int2:hashCode="TPW8Wb7p4cRMYl" int2:id="d168j1yB">
      <int2:state int2:value="Rejected" int2:type="spell"/>
    </int2:textHash>
    <int2:textHash int2:hashCode="HgHSFbwJjn9SJc" int2:id="d3SWPAkH">
      <int2:state int2:value="Rejected" int2:type="spell"/>
    </int2:textHash>
    <int2:textHash int2:hashCode="HdRkLB5QrfBDzN" int2:id="dHzEwRM9">
      <int2:state int2:value="Rejected" int2:type="spell"/>
    </int2:textHash>
    <int2:textHash int2:hashCode="y3qCwxeHEFHFNd" int2:id="dJh5b1mY">
      <int2:state int2:value="Rejected" int2:type="spell"/>
    </int2:textHash>
    <int2:textHash int2:hashCode="QIFYZD7VZMcvoJ" int2:id="dvEj20Qm">
      <int2:state int2:value="Rejected" int2:type="spell"/>
    </int2:textHash>
    <int2:textHash int2:hashCode="hUiPQ5VqeXHET/" int2:id="e9fWLYpu">
      <int2:state int2:value="Rejected" int2:type="spell"/>
    </int2:textHash>
    <int2:textHash int2:hashCode="Q3Sq7iR/sjfObJ" int2:id="fOzzjbQH">
      <int2:state int2:value="Rejected" int2:type="spell"/>
    </int2:textHash>
    <int2:textHash int2:hashCode="N5fEL52UzDp+Fc" int2:id="faNeJpIp">
      <int2:state int2:value="Rejected" int2:type="spell"/>
    </int2:textHash>
    <int2:textHash int2:hashCode="3JF6d1NWHa4HiT" int2:id="fkDRuAII">
      <int2:state int2:value="Rejected" int2:type="spell"/>
    </int2:textHash>
    <int2:textHash int2:hashCode="l7M8STxuylTZLD" int2:id="hEeJYZIH">
      <int2:state int2:value="Rejected" int2:type="spell"/>
    </int2:textHash>
    <int2:textHash int2:hashCode="kSYmpFvEI4KBEi" int2:id="hZ6p8QmP">
      <int2:state int2:value="Rejected" int2:type="spell"/>
    </int2:textHash>
    <int2:textHash int2:hashCode="6OKs4U/O3OBzdW" int2:id="iEikC2zj">
      <int2:state int2:value="Rejected" int2:type="spell"/>
    </int2:textHash>
    <int2:textHash int2:hashCode="aumZVSoNLcoU1i" int2:id="iG3W34ns">
      <int2:state int2:value="Rejected" int2:type="spell"/>
    </int2:textHash>
    <int2:textHash int2:hashCode="q/csBcjDEn7J+2" int2:id="k2KixdUf">
      <int2:state int2:value="Rejected" int2:type="spell"/>
    </int2:textHash>
    <int2:textHash int2:hashCode="su0iHxeIUK6Ata" int2:id="lGksyfqY">
      <int2:state int2:value="Rejected" int2:type="spell"/>
    </int2:textHash>
    <int2:textHash int2:hashCode="nA7vVYOpo9vrvA" int2:id="mEx5CKgT">
      <int2:state int2:value="Rejected" int2:type="spell"/>
    </int2:textHash>
    <int2:textHash int2:hashCode="d+SS0QnbWdH+MJ" int2:id="mNW3mt65">
      <int2:state int2:value="Rejected" int2:type="spell"/>
    </int2:textHash>
    <int2:textHash int2:hashCode="b/FrNtx3gQ5jva" int2:id="maCHfj2D">
      <int2:state int2:value="Rejected" int2:type="spell"/>
    </int2:textHash>
    <int2:textHash int2:hashCode="1VUH53E58OuDwL" int2:id="ndh3nYGM">
      <int2:state int2:value="Rejected" int2:type="spell"/>
    </int2:textHash>
    <int2:textHash int2:hashCode="pJMLuHYijML6q9" int2:id="pI778qiJ">
      <int2:state int2:value="Rejected" int2:type="spell"/>
    </int2:textHash>
    <int2:textHash int2:hashCode="HY05pukaXVedgx" int2:id="qOaX70gH">
      <int2:state int2:value="Rejected" int2:type="spell"/>
    </int2:textHash>
    <int2:textHash int2:hashCode="6KfW8rxBMqD3ZN" int2:id="qcrnBZVd">
      <int2:state int2:value="Rejected" int2:type="spell"/>
    </int2:textHash>
    <int2:textHash int2:hashCode="kH9x8t6UMONArM" int2:id="r2KJ0rDN">
      <int2:state int2:value="Rejected" int2:type="spell"/>
    </int2:textHash>
    <int2:textHash int2:hashCode="ZZ5TdXwzlMuuW4" int2:id="rR5WlM95">
      <int2:state int2:value="Rejected" int2:type="spell"/>
    </int2:textHash>
    <int2:textHash int2:hashCode="rNFMemwEwd1txs" int2:id="tFFYU7d8">
      <int2:state int2:value="Rejected" int2:type="spell"/>
    </int2:textHash>
    <int2:textHash int2:hashCode="41OtM5FpR8uHv6" int2:id="typ6XAI6">
      <int2:state int2:value="Rejected" int2:type="spell"/>
    </int2:textHash>
    <int2:textHash int2:hashCode="3gT6Din5s14kkF" int2:id="uDZ60nRr">
      <int2:state int2:value="Rejected" int2:type="spell"/>
    </int2:textHash>
    <int2:textHash int2:hashCode="sJvoXVFPgFoeGf" int2:id="uOOK9AoE">
      <int2:state int2:value="Rejected" int2:type="spell"/>
    </int2:textHash>
    <int2:textHash int2:hashCode="8TjO3z1Ea8IUyG" int2:id="uoaGTcns">
      <int2:state int2:value="Rejected" int2:type="spell"/>
    </int2:textHash>
    <int2:textHash int2:hashCode="VdYP0cZV/W893q" int2:id="vvii1CpQ">
      <int2:state int2:value="Rejected" int2:type="spell"/>
    </int2:textHash>
    <int2:textHash int2:hashCode="kxH7lRs6ReVCue" int2:id="vxLjHTSm">
      <int2:state int2:value="Rejected" int2:type="spell"/>
    </int2:textHash>
    <int2:textHash int2:hashCode="Ix5WTbTNtEplRV" int2:id="wZfisjqn">
      <int2:state int2:value="Rejected" int2:type="spell"/>
    </int2:textHash>
    <int2:textHash int2:hashCode="3HJK8Y+91OWRif" int2:id="x2LbJAUt">
      <int2:state int2:value="Rejected" int2:type="spell"/>
    </int2:textHash>
    <int2:textHash int2:hashCode="EALqf35Vf5Hmr1" int2:id="x2MMOBT0">
      <int2:state int2:value="Rejected" int2:type="spell"/>
    </int2:textHash>
    <int2:textHash int2:hashCode="T5RFQuBs1vKPpy" int2:id="xWPZ3APs">
      <int2:state int2:value="Rejected" int2:type="spell"/>
    </int2:textHash>
    <int2:textHash int2:hashCode="0Z330/IhJDVz7r" int2:id="yxV6g3PV">
      <int2:state int2:value="Rejected" int2:type="spell"/>
    </int2:textHash>
    <int2:textHash int2:hashCode="Ci8s2XjR8hjUQW" int2:id="zuzVKWzy">
      <int2:state int2:value="Rejected" int2:type="spell"/>
    </int2:textHash>
    <int2:bookmark int2:bookmarkName="_Int_bpri2P9F" int2:invalidationBookmarkName="" int2:hashCode="NoR6KYvDmYb4K3" int2:id="BHmeO5oc">
      <int2:state int2:value="Rejected" int2:type="gram"/>
    </int2:bookmark>
    <int2:bookmark int2:bookmarkName="_Int_lQdvocCu" int2:invalidationBookmarkName="" int2:hashCode="HTnX/pQf7YEB+j" int2:id="Dpci79Mg">
      <int2:state int2:value="Rejected" int2:type="gram"/>
    </int2:bookmark>
    <int2:bookmark int2:bookmarkName="_Int_0lBXdH9v" int2:invalidationBookmarkName="" int2:hashCode="hMpelKp6YwN+M5" int2:id="nPEubDBz">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418E"/>
    <w:multiLevelType w:val="hybridMultilevel"/>
    <w:tmpl w:val="FFFFFFFF"/>
    <w:lvl w:ilvl="0" w:tplc="FDAA0646">
      <w:start w:val="1"/>
      <w:numFmt w:val="bullet"/>
      <w:lvlText w:val=""/>
      <w:lvlJc w:val="left"/>
      <w:pPr>
        <w:ind w:left="720" w:hanging="360"/>
      </w:pPr>
      <w:rPr>
        <w:rFonts w:hint="default" w:ascii="Symbol" w:hAnsi="Symbol"/>
      </w:rPr>
    </w:lvl>
    <w:lvl w:ilvl="1" w:tplc="2A821C2C">
      <w:start w:val="1"/>
      <w:numFmt w:val="bullet"/>
      <w:lvlText w:val="o"/>
      <w:lvlJc w:val="left"/>
      <w:pPr>
        <w:ind w:left="1440" w:hanging="360"/>
      </w:pPr>
      <w:rPr>
        <w:rFonts w:hint="default" w:ascii="Courier New" w:hAnsi="Courier New"/>
      </w:rPr>
    </w:lvl>
    <w:lvl w:ilvl="2" w:tplc="07441A4A">
      <w:start w:val="1"/>
      <w:numFmt w:val="bullet"/>
      <w:lvlText w:val=""/>
      <w:lvlJc w:val="left"/>
      <w:pPr>
        <w:ind w:left="2160" w:hanging="360"/>
      </w:pPr>
      <w:rPr>
        <w:rFonts w:hint="default" w:ascii="Wingdings" w:hAnsi="Wingdings"/>
      </w:rPr>
    </w:lvl>
    <w:lvl w:ilvl="3" w:tplc="D7C2D2A4">
      <w:start w:val="1"/>
      <w:numFmt w:val="bullet"/>
      <w:lvlText w:val=""/>
      <w:lvlJc w:val="left"/>
      <w:pPr>
        <w:ind w:left="2880" w:hanging="360"/>
      </w:pPr>
      <w:rPr>
        <w:rFonts w:hint="default" w:ascii="Symbol" w:hAnsi="Symbol"/>
      </w:rPr>
    </w:lvl>
    <w:lvl w:ilvl="4" w:tplc="68B206EA">
      <w:start w:val="1"/>
      <w:numFmt w:val="bullet"/>
      <w:lvlText w:val="o"/>
      <w:lvlJc w:val="left"/>
      <w:pPr>
        <w:ind w:left="3600" w:hanging="360"/>
      </w:pPr>
      <w:rPr>
        <w:rFonts w:hint="default" w:ascii="Courier New" w:hAnsi="Courier New"/>
      </w:rPr>
    </w:lvl>
    <w:lvl w:ilvl="5" w:tplc="C2803574">
      <w:start w:val="1"/>
      <w:numFmt w:val="bullet"/>
      <w:lvlText w:val=""/>
      <w:lvlJc w:val="left"/>
      <w:pPr>
        <w:ind w:left="4320" w:hanging="360"/>
      </w:pPr>
      <w:rPr>
        <w:rFonts w:hint="default" w:ascii="Wingdings" w:hAnsi="Wingdings"/>
      </w:rPr>
    </w:lvl>
    <w:lvl w:ilvl="6" w:tplc="FBB84A34">
      <w:start w:val="1"/>
      <w:numFmt w:val="bullet"/>
      <w:lvlText w:val=""/>
      <w:lvlJc w:val="left"/>
      <w:pPr>
        <w:ind w:left="5040" w:hanging="360"/>
      </w:pPr>
      <w:rPr>
        <w:rFonts w:hint="default" w:ascii="Symbol" w:hAnsi="Symbol"/>
      </w:rPr>
    </w:lvl>
    <w:lvl w:ilvl="7" w:tplc="3EACA2DC">
      <w:start w:val="1"/>
      <w:numFmt w:val="bullet"/>
      <w:lvlText w:val="o"/>
      <w:lvlJc w:val="left"/>
      <w:pPr>
        <w:ind w:left="5760" w:hanging="360"/>
      </w:pPr>
      <w:rPr>
        <w:rFonts w:hint="default" w:ascii="Courier New" w:hAnsi="Courier New"/>
      </w:rPr>
    </w:lvl>
    <w:lvl w:ilvl="8" w:tplc="6E309EF8">
      <w:start w:val="1"/>
      <w:numFmt w:val="bullet"/>
      <w:lvlText w:val=""/>
      <w:lvlJc w:val="left"/>
      <w:pPr>
        <w:ind w:left="6480" w:hanging="360"/>
      </w:pPr>
      <w:rPr>
        <w:rFonts w:hint="default" w:ascii="Wingdings" w:hAnsi="Wingdings"/>
      </w:rPr>
    </w:lvl>
  </w:abstractNum>
  <w:abstractNum w:abstractNumId="1" w15:restartNumberingAfterBreak="0">
    <w:nsid w:val="026876F6"/>
    <w:multiLevelType w:val="hybridMultilevel"/>
    <w:tmpl w:val="FFFFFFFF"/>
    <w:lvl w:ilvl="0" w:tplc="E0F0EBB6">
      <w:start w:val="1"/>
      <w:numFmt w:val="decimal"/>
      <w:lvlText w:val="%1."/>
      <w:lvlJc w:val="left"/>
      <w:pPr>
        <w:ind w:left="720" w:hanging="360"/>
      </w:pPr>
    </w:lvl>
    <w:lvl w:ilvl="1" w:tplc="360612F4">
      <w:start w:val="1"/>
      <w:numFmt w:val="lowerLetter"/>
      <w:lvlText w:val="%2."/>
      <w:lvlJc w:val="left"/>
      <w:pPr>
        <w:ind w:left="1440" w:hanging="360"/>
      </w:pPr>
    </w:lvl>
    <w:lvl w:ilvl="2" w:tplc="93DA9954">
      <w:start w:val="1"/>
      <w:numFmt w:val="lowerRoman"/>
      <w:lvlText w:val="%3."/>
      <w:lvlJc w:val="right"/>
      <w:pPr>
        <w:ind w:left="2160" w:hanging="180"/>
      </w:pPr>
    </w:lvl>
    <w:lvl w:ilvl="3" w:tplc="B72A68E8">
      <w:start w:val="1"/>
      <w:numFmt w:val="decimal"/>
      <w:lvlText w:val="%4."/>
      <w:lvlJc w:val="left"/>
      <w:pPr>
        <w:ind w:left="2880" w:hanging="360"/>
      </w:pPr>
    </w:lvl>
    <w:lvl w:ilvl="4" w:tplc="0738525A">
      <w:start w:val="1"/>
      <w:numFmt w:val="lowerLetter"/>
      <w:lvlText w:val="%5."/>
      <w:lvlJc w:val="left"/>
      <w:pPr>
        <w:ind w:left="3600" w:hanging="360"/>
      </w:pPr>
    </w:lvl>
    <w:lvl w:ilvl="5" w:tplc="C832B426">
      <w:start w:val="1"/>
      <w:numFmt w:val="lowerRoman"/>
      <w:lvlText w:val="%6."/>
      <w:lvlJc w:val="right"/>
      <w:pPr>
        <w:ind w:left="4320" w:hanging="180"/>
      </w:pPr>
    </w:lvl>
    <w:lvl w:ilvl="6" w:tplc="9340970C">
      <w:start w:val="1"/>
      <w:numFmt w:val="decimal"/>
      <w:lvlText w:val="%7."/>
      <w:lvlJc w:val="left"/>
      <w:pPr>
        <w:ind w:left="5040" w:hanging="360"/>
      </w:pPr>
    </w:lvl>
    <w:lvl w:ilvl="7" w:tplc="3BB28ADA">
      <w:start w:val="1"/>
      <w:numFmt w:val="lowerLetter"/>
      <w:lvlText w:val="%8."/>
      <w:lvlJc w:val="left"/>
      <w:pPr>
        <w:ind w:left="5760" w:hanging="360"/>
      </w:pPr>
    </w:lvl>
    <w:lvl w:ilvl="8" w:tplc="3CB0ACC2">
      <w:start w:val="1"/>
      <w:numFmt w:val="lowerRoman"/>
      <w:lvlText w:val="%9."/>
      <w:lvlJc w:val="right"/>
      <w:pPr>
        <w:ind w:left="6480" w:hanging="180"/>
      </w:pPr>
    </w:lvl>
  </w:abstractNum>
  <w:abstractNum w:abstractNumId="2" w15:restartNumberingAfterBreak="0">
    <w:nsid w:val="0376FFD7"/>
    <w:multiLevelType w:val="hybridMultilevel"/>
    <w:tmpl w:val="FFFFFFFF"/>
    <w:lvl w:ilvl="0" w:tplc="90BADD00">
      <w:start w:val="1"/>
      <w:numFmt w:val="bullet"/>
      <w:lvlText w:val=""/>
      <w:lvlJc w:val="left"/>
      <w:pPr>
        <w:ind w:left="720" w:hanging="360"/>
      </w:pPr>
      <w:rPr>
        <w:rFonts w:hint="default" w:ascii="Symbol" w:hAnsi="Symbol"/>
      </w:rPr>
    </w:lvl>
    <w:lvl w:ilvl="1" w:tplc="F81619BA">
      <w:start w:val="1"/>
      <w:numFmt w:val="bullet"/>
      <w:lvlText w:val="o"/>
      <w:lvlJc w:val="left"/>
      <w:pPr>
        <w:ind w:left="1440" w:hanging="360"/>
      </w:pPr>
      <w:rPr>
        <w:rFonts w:hint="default" w:ascii="Courier New" w:hAnsi="Courier New"/>
      </w:rPr>
    </w:lvl>
    <w:lvl w:ilvl="2" w:tplc="628E65FA">
      <w:start w:val="1"/>
      <w:numFmt w:val="bullet"/>
      <w:lvlText w:val=""/>
      <w:lvlJc w:val="left"/>
      <w:pPr>
        <w:ind w:left="2160" w:hanging="360"/>
      </w:pPr>
      <w:rPr>
        <w:rFonts w:hint="default" w:ascii="Wingdings" w:hAnsi="Wingdings"/>
      </w:rPr>
    </w:lvl>
    <w:lvl w:ilvl="3" w:tplc="88AA5752">
      <w:start w:val="1"/>
      <w:numFmt w:val="bullet"/>
      <w:lvlText w:val=""/>
      <w:lvlJc w:val="left"/>
      <w:pPr>
        <w:ind w:left="2880" w:hanging="360"/>
      </w:pPr>
      <w:rPr>
        <w:rFonts w:hint="default" w:ascii="Symbol" w:hAnsi="Symbol"/>
      </w:rPr>
    </w:lvl>
    <w:lvl w:ilvl="4" w:tplc="55900440">
      <w:start w:val="1"/>
      <w:numFmt w:val="bullet"/>
      <w:lvlText w:val="o"/>
      <w:lvlJc w:val="left"/>
      <w:pPr>
        <w:ind w:left="3600" w:hanging="360"/>
      </w:pPr>
      <w:rPr>
        <w:rFonts w:hint="default" w:ascii="Courier New" w:hAnsi="Courier New"/>
      </w:rPr>
    </w:lvl>
    <w:lvl w:ilvl="5" w:tplc="726AD654">
      <w:start w:val="1"/>
      <w:numFmt w:val="bullet"/>
      <w:lvlText w:val=""/>
      <w:lvlJc w:val="left"/>
      <w:pPr>
        <w:ind w:left="4320" w:hanging="360"/>
      </w:pPr>
      <w:rPr>
        <w:rFonts w:hint="default" w:ascii="Wingdings" w:hAnsi="Wingdings"/>
      </w:rPr>
    </w:lvl>
    <w:lvl w:ilvl="6" w:tplc="FC12C218">
      <w:start w:val="1"/>
      <w:numFmt w:val="bullet"/>
      <w:lvlText w:val=""/>
      <w:lvlJc w:val="left"/>
      <w:pPr>
        <w:ind w:left="5040" w:hanging="360"/>
      </w:pPr>
      <w:rPr>
        <w:rFonts w:hint="default" w:ascii="Symbol" w:hAnsi="Symbol"/>
      </w:rPr>
    </w:lvl>
    <w:lvl w:ilvl="7" w:tplc="AFBA0AEA">
      <w:start w:val="1"/>
      <w:numFmt w:val="bullet"/>
      <w:lvlText w:val="o"/>
      <w:lvlJc w:val="left"/>
      <w:pPr>
        <w:ind w:left="5760" w:hanging="360"/>
      </w:pPr>
      <w:rPr>
        <w:rFonts w:hint="default" w:ascii="Courier New" w:hAnsi="Courier New"/>
      </w:rPr>
    </w:lvl>
    <w:lvl w:ilvl="8" w:tplc="169007A6">
      <w:start w:val="1"/>
      <w:numFmt w:val="bullet"/>
      <w:lvlText w:val=""/>
      <w:lvlJc w:val="left"/>
      <w:pPr>
        <w:ind w:left="6480" w:hanging="360"/>
      </w:pPr>
      <w:rPr>
        <w:rFonts w:hint="default" w:ascii="Wingdings" w:hAnsi="Wingdings"/>
      </w:rPr>
    </w:lvl>
  </w:abstractNum>
  <w:abstractNum w:abstractNumId="3" w15:restartNumberingAfterBreak="0">
    <w:nsid w:val="0387F04F"/>
    <w:multiLevelType w:val="hybridMultilevel"/>
    <w:tmpl w:val="FFFFFFFF"/>
    <w:lvl w:ilvl="0" w:tplc="93F8202E">
      <w:start w:val="1"/>
      <w:numFmt w:val="bullet"/>
      <w:lvlText w:val=""/>
      <w:lvlJc w:val="left"/>
      <w:pPr>
        <w:ind w:left="720" w:hanging="360"/>
      </w:pPr>
      <w:rPr>
        <w:rFonts w:hint="default" w:ascii="Symbol" w:hAnsi="Symbol"/>
      </w:rPr>
    </w:lvl>
    <w:lvl w:ilvl="1" w:tplc="CE1C9BA2">
      <w:start w:val="1"/>
      <w:numFmt w:val="bullet"/>
      <w:lvlText w:val="o"/>
      <w:lvlJc w:val="left"/>
      <w:pPr>
        <w:ind w:left="1440" w:hanging="360"/>
      </w:pPr>
      <w:rPr>
        <w:rFonts w:hint="default" w:ascii="Courier New" w:hAnsi="Courier New"/>
      </w:rPr>
    </w:lvl>
    <w:lvl w:ilvl="2" w:tplc="432ECAEE">
      <w:start w:val="1"/>
      <w:numFmt w:val="bullet"/>
      <w:lvlText w:val=""/>
      <w:lvlJc w:val="left"/>
      <w:pPr>
        <w:ind w:left="2160" w:hanging="360"/>
      </w:pPr>
      <w:rPr>
        <w:rFonts w:hint="default" w:ascii="Wingdings" w:hAnsi="Wingdings"/>
      </w:rPr>
    </w:lvl>
    <w:lvl w:ilvl="3" w:tplc="9E20A138">
      <w:start w:val="1"/>
      <w:numFmt w:val="bullet"/>
      <w:lvlText w:val=""/>
      <w:lvlJc w:val="left"/>
      <w:pPr>
        <w:ind w:left="2880" w:hanging="360"/>
      </w:pPr>
      <w:rPr>
        <w:rFonts w:hint="default" w:ascii="Symbol" w:hAnsi="Symbol"/>
      </w:rPr>
    </w:lvl>
    <w:lvl w:ilvl="4" w:tplc="832EFBD0">
      <w:start w:val="1"/>
      <w:numFmt w:val="bullet"/>
      <w:lvlText w:val="o"/>
      <w:lvlJc w:val="left"/>
      <w:pPr>
        <w:ind w:left="3600" w:hanging="360"/>
      </w:pPr>
      <w:rPr>
        <w:rFonts w:hint="default" w:ascii="Courier New" w:hAnsi="Courier New"/>
      </w:rPr>
    </w:lvl>
    <w:lvl w:ilvl="5" w:tplc="2800F43E">
      <w:start w:val="1"/>
      <w:numFmt w:val="bullet"/>
      <w:lvlText w:val=""/>
      <w:lvlJc w:val="left"/>
      <w:pPr>
        <w:ind w:left="4320" w:hanging="360"/>
      </w:pPr>
      <w:rPr>
        <w:rFonts w:hint="default" w:ascii="Wingdings" w:hAnsi="Wingdings"/>
      </w:rPr>
    </w:lvl>
    <w:lvl w:ilvl="6" w:tplc="8F40FF00">
      <w:start w:val="1"/>
      <w:numFmt w:val="bullet"/>
      <w:lvlText w:val=""/>
      <w:lvlJc w:val="left"/>
      <w:pPr>
        <w:ind w:left="5040" w:hanging="360"/>
      </w:pPr>
      <w:rPr>
        <w:rFonts w:hint="default" w:ascii="Symbol" w:hAnsi="Symbol"/>
      </w:rPr>
    </w:lvl>
    <w:lvl w:ilvl="7" w:tplc="34BC5D08">
      <w:start w:val="1"/>
      <w:numFmt w:val="bullet"/>
      <w:lvlText w:val="o"/>
      <w:lvlJc w:val="left"/>
      <w:pPr>
        <w:ind w:left="5760" w:hanging="360"/>
      </w:pPr>
      <w:rPr>
        <w:rFonts w:hint="default" w:ascii="Courier New" w:hAnsi="Courier New"/>
      </w:rPr>
    </w:lvl>
    <w:lvl w:ilvl="8" w:tplc="810AC2CC">
      <w:start w:val="1"/>
      <w:numFmt w:val="bullet"/>
      <w:lvlText w:val=""/>
      <w:lvlJc w:val="left"/>
      <w:pPr>
        <w:ind w:left="6480" w:hanging="360"/>
      </w:pPr>
      <w:rPr>
        <w:rFonts w:hint="default" w:ascii="Wingdings" w:hAnsi="Wingdings"/>
      </w:rPr>
    </w:lvl>
  </w:abstractNum>
  <w:abstractNum w:abstractNumId="4" w15:restartNumberingAfterBreak="0">
    <w:nsid w:val="03C3350A"/>
    <w:multiLevelType w:val="hybridMultilevel"/>
    <w:tmpl w:val="FFFFFFFF"/>
    <w:lvl w:ilvl="0" w:tplc="724E94EA">
      <w:start w:val="1"/>
      <w:numFmt w:val="bullet"/>
      <w:lvlText w:val=""/>
      <w:lvlJc w:val="left"/>
      <w:pPr>
        <w:ind w:left="720" w:hanging="360"/>
      </w:pPr>
      <w:rPr>
        <w:rFonts w:hint="default" w:ascii="Symbol" w:hAnsi="Symbol"/>
      </w:rPr>
    </w:lvl>
    <w:lvl w:ilvl="1" w:tplc="57280D40">
      <w:start w:val="1"/>
      <w:numFmt w:val="bullet"/>
      <w:lvlText w:val="o"/>
      <w:lvlJc w:val="left"/>
      <w:pPr>
        <w:ind w:left="1440" w:hanging="360"/>
      </w:pPr>
      <w:rPr>
        <w:rFonts w:hint="default" w:ascii="Courier New" w:hAnsi="Courier New"/>
      </w:rPr>
    </w:lvl>
    <w:lvl w:ilvl="2" w:tplc="9A8C8194">
      <w:start w:val="1"/>
      <w:numFmt w:val="bullet"/>
      <w:lvlText w:val=""/>
      <w:lvlJc w:val="left"/>
      <w:pPr>
        <w:ind w:left="2160" w:hanging="360"/>
      </w:pPr>
      <w:rPr>
        <w:rFonts w:hint="default" w:ascii="Wingdings" w:hAnsi="Wingdings"/>
      </w:rPr>
    </w:lvl>
    <w:lvl w:ilvl="3" w:tplc="AD24DF6A">
      <w:start w:val="1"/>
      <w:numFmt w:val="bullet"/>
      <w:lvlText w:val=""/>
      <w:lvlJc w:val="left"/>
      <w:pPr>
        <w:ind w:left="2880" w:hanging="360"/>
      </w:pPr>
      <w:rPr>
        <w:rFonts w:hint="default" w:ascii="Symbol" w:hAnsi="Symbol"/>
      </w:rPr>
    </w:lvl>
    <w:lvl w:ilvl="4" w:tplc="68D09254">
      <w:start w:val="1"/>
      <w:numFmt w:val="bullet"/>
      <w:lvlText w:val="o"/>
      <w:lvlJc w:val="left"/>
      <w:pPr>
        <w:ind w:left="3600" w:hanging="360"/>
      </w:pPr>
      <w:rPr>
        <w:rFonts w:hint="default" w:ascii="Courier New" w:hAnsi="Courier New"/>
      </w:rPr>
    </w:lvl>
    <w:lvl w:ilvl="5" w:tplc="2ADEE794">
      <w:start w:val="1"/>
      <w:numFmt w:val="bullet"/>
      <w:lvlText w:val=""/>
      <w:lvlJc w:val="left"/>
      <w:pPr>
        <w:ind w:left="4320" w:hanging="360"/>
      </w:pPr>
      <w:rPr>
        <w:rFonts w:hint="default" w:ascii="Wingdings" w:hAnsi="Wingdings"/>
      </w:rPr>
    </w:lvl>
    <w:lvl w:ilvl="6" w:tplc="A662A5D6">
      <w:start w:val="1"/>
      <w:numFmt w:val="bullet"/>
      <w:lvlText w:val=""/>
      <w:lvlJc w:val="left"/>
      <w:pPr>
        <w:ind w:left="5040" w:hanging="360"/>
      </w:pPr>
      <w:rPr>
        <w:rFonts w:hint="default" w:ascii="Symbol" w:hAnsi="Symbol"/>
      </w:rPr>
    </w:lvl>
    <w:lvl w:ilvl="7" w:tplc="77D0CD0C">
      <w:start w:val="1"/>
      <w:numFmt w:val="bullet"/>
      <w:lvlText w:val="o"/>
      <w:lvlJc w:val="left"/>
      <w:pPr>
        <w:ind w:left="5760" w:hanging="360"/>
      </w:pPr>
      <w:rPr>
        <w:rFonts w:hint="default" w:ascii="Courier New" w:hAnsi="Courier New"/>
      </w:rPr>
    </w:lvl>
    <w:lvl w:ilvl="8" w:tplc="D1EE0D22">
      <w:start w:val="1"/>
      <w:numFmt w:val="bullet"/>
      <w:lvlText w:val=""/>
      <w:lvlJc w:val="left"/>
      <w:pPr>
        <w:ind w:left="6480" w:hanging="360"/>
      </w:pPr>
      <w:rPr>
        <w:rFonts w:hint="default" w:ascii="Wingdings" w:hAnsi="Wingdings"/>
      </w:rPr>
    </w:lvl>
  </w:abstractNum>
  <w:abstractNum w:abstractNumId="5" w15:restartNumberingAfterBreak="0">
    <w:nsid w:val="0EACA4BD"/>
    <w:multiLevelType w:val="hybridMultilevel"/>
    <w:tmpl w:val="FFFFFFFF"/>
    <w:lvl w:ilvl="0" w:tplc="DE0E4ACA">
      <w:start w:val="1"/>
      <w:numFmt w:val="decimal"/>
      <w:lvlText w:val="%1."/>
      <w:lvlJc w:val="left"/>
      <w:pPr>
        <w:ind w:left="720" w:hanging="360"/>
      </w:pPr>
    </w:lvl>
    <w:lvl w:ilvl="1" w:tplc="8F30B1EA">
      <w:start w:val="1"/>
      <w:numFmt w:val="lowerLetter"/>
      <w:lvlText w:val="%2."/>
      <w:lvlJc w:val="left"/>
      <w:pPr>
        <w:ind w:left="1440" w:hanging="360"/>
      </w:pPr>
    </w:lvl>
    <w:lvl w:ilvl="2" w:tplc="FCD2C85C">
      <w:start w:val="1"/>
      <w:numFmt w:val="lowerRoman"/>
      <w:lvlText w:val="%3."/>
      <w:lvlJc w:val="right"/>
      <w:pPr>
        <w:ind w:left="2160" w:hanging="180"/>
      </w:pPr>
    </w:lvl>
    <w:lvl w:ilvl="3" w:tplc="000C38E4">
      <w:start w:val="1"/>
      <w:numFmt w:val="decimal"/>
      <w:lvlText w:val="%4."/>
      <w:lvlJc w:val="left"/>
      <w:pPr>
        <w:ind w:left="2880" w:hanging="360"/>
      </w:pPr>
    </w:lvl>
    <w:lvl w:ilvl="4" w:tplc="100A9A5C">
      <w:start w:val="1"/>
      <w:numFmt w:val="lowerLetter"/>
      <w:lvlText w:val="%5."/>
      <w:lvlJc w:val="left"/>
      <w:pPr>
        <w:ind w:left="3600" w:hanging="360"/>
      </w:pPr>
    </w:lvl>
    <w:lvl w:ilvl="5" w:tplc="463E24AA">
      <w:start w:val="1"/>
      <w:numFmt w:val="lowerRoman"/>
      <w:lvlText w:val="%6."/>
      <w:lvlJc w:val="right"/>
      <w:pPr>
        <w:ind w:left="4320" w:hanging="180"/>
      </w:pPr>
    </w:lvl>
    <w:lvl w:ilvl="6" w:tplc="E6AE49FE">
      <w:start w:val="1"/>
      <w:numFmt w:val="decimal"/>
      <w:lvlText w:val="%7."/>
      <w:lvlJc w:val="left"/>
      <w:pPr>
        <w:ind w:left="5040" w:hanging="360"/>
      </w:pPr>
    </w:lvl>
    <w:lvl w:ilvl="7" w:tplc="0698534A">
      <w:start w:val="1"/>
      <w:numFmt w:val="lowerLetter"/>
      <w:lvlText w:val="%8."/>
      <w:lvlJc w:val="left"/>
      <w:pPr>
        <w:ind w:left="5760" w:hanging="360"/>
      </w:pPr>
    </w:lvl>
    <w:lvl w:ilvl="8" w:tplc="A7526F3C">
      <w:start w:val="1"/>
      <w:numFmt w:val="lowerRoman"/>
      <w:lvlText w:val="%9."/>
      <w:lvlJc w:val="right"/>
      <w:pPr>
        <w:ind w:left="6480" w:hanging="180"/>
      </w:pPr>
    </w:lvl>
  </w:abstractNum>
  <w:abstractNum w:abstractNumId="6" w15:restartNumberingAfterBreak="0">
    <w:nsid w:val="10153712"/>
    <w:multiLevelType w:val="hybridMultilevel"/>
    <w:tmpl w:val="FFFFFFFF"/>
    <w:lvl w:ilvl="0" w:tplc="092EA99E">
      <w:start w:val="1"/>
      <w:numFmt w:val="bullet"/>
      <w:lvlText w:val=""/>
      <w:lvlJc w:val="left"/>
      <w:pPr>
        <w:ind w:left="720" w:hanging="360"/>
      </w:pPr>
      <w:rPr>
        <w:rFonts w:hint="default" w:ascii="Symbol" w:hAnsi="Symbol"/>
      </w:rPr>
    </w:lvl>
    <w:lvl w:ilvl="1" w:tplc="C242E268">
      <w:start w:val="1"/>
      <w:numFmt w:val="bullet"/>
      <w:lvlText w:val="o"/>
      <w:lvlJc w:val="left"/>
      <w:pPr>
        <w:ind w:left="1440" w:hanging="360"/>
      </w:pPr>
      <w:rPr>
        <w:rFonts w:hint="default" w:ascii="Courier New" w:hAnsi="Courier New"/>
      </w:rPr>
    </w:lvl>
    <w:lvl w:ilvl="2" w:tplc="2FD2E766">
      <w:start w:val="1"/>
      <w:numFmt w:val="bullet"/>
      <w:lvlText w:val=""/>
      <w:lvlJc w:val="left"/>
      <w:pPr>
        <w:ind w:left="2160" w:hanging="360"/>
      </w:pPr>
      <w:rPr>
        <w:rFonts w:hint="default" w:ascii="Wingdings" w:hAnsi="Wingdings"/>
      </w:rPr>
    </w:lvl>
    <w:lvl w:ilvl="3" w:tplc="D88035DA">
      <w:start w:val="1"/>
      <w:numFmt w:val="bullet"/>
      <w:lvlText w:val=""/>
      <w:lvlJc w:val="left"/>
      <w:pPr>
        <w:ind w:left="2880" w:hanging="360"/>
      </w:pPr>
      <w:rPr>
        <w:rFonts w:hint="default" w:ascii="Symbol" w:hAnsi="Symbol"/>
      </w:rPr>
    </w:lvl>
    <w:lvl w:ilvl="4" w:tplc="373A250E">
      <w:start w:val="1"/>
      <w:numFmt w:val="bullet"/>
      <w:lvlText w:val="o"/>
      <w:lvlJc w:val="left"/>
      <w:pPr>
        <w:ind w:left="3600" w:hanging="360"/>
      </w:pPr>
      <w:rPr>
        <w:rFonts w:hint="default" w:ascii="Courier New" w:hAnsi="Courier New"/>
      </w:rPr>
    </w:lvl>
    <w:lvl w:ilvl="5" w:tplc="CCFA4BA8">
      <w:start w:val="1"/>
      <w:numFmt w:val="bullet"/>
      <w:lvlText w:val=""/>
      <w:lvlJc w:val="left"/>
      <w:pPr>
        <w:ind w:left="4320" w:hanging="360"/>
      </w:pPr>
      <w:rPr>
        <w:rFonts w:hint="default" w:ascii="Wingdings" w:hAnsi="Wingdings"/>
      </w:rPr>
    </w:lvl>
    <w:lvl w:ilvl="6" w:tplc="EC5AE2D4">
      <w:start w:val="1"/>
      <w:numFmt w:val="bullet"/>
      <w:lvlText w:val=""/>
      <w:lvlJc w:val="left"/>
      <w:pPr>
        <w:ind w:left="5040" w:hanging="360"/>
      </w:pPr>
      <w:rPr>
        <w:rFonts w:hint="default" w:ascii="Symbol" w:hAnsi="Symbol"/>
      </w:rPr>
    </w:lvl>
    <w:lvl w:ilvl="7" w:tplc="8BCEC0E4">
      <w:start w:val="1"/>
      <w:numFmt w:val="bullet"/>
      <w:lvlText w:val="o"/>
      <w:lvlJc w:val="left"/>
      <w:pPr>
        <w:ind w:left="5760" w:hanging="360"/>
      </w:pPr>
      <w:rPr>
        <w:rFonts w:hint="default" w:ascii="Courier New" w:hAnsi="Courier New"/>
      </w:rPr>
    </w:lvl>
    <w:lvl w:ilvl="8" w:tplc="8334C044">
      <w:start w:val="1"/>
      <w:numFmt w:val="bullet"/>
      <w:lvlText w:val=""/>
      <w:lvlJc w:val="left"/>
      <w:pPr>
        <w:ind w:left="6480" w:hanging="360"/>
      </w:pPr>
      <w:rPr>
        <w:rFonts w:hint="default" w:ascii="Wingdings" w:hAnsi="Wingdings"/>
      </w:rPr>
    </w:lvl>
  </w:abstractNum>
  <w:abstractNum w:abstractNumId="7" w15:restartNumberingAfterBreak="0">
    <w:nsid w:val="15C33471"/>
    <w:multiLevelType w:val="hybridMultilevel"/>
    <w:tmpl w:val="FFFFFFFF"/>
    <w:lvl w:ilvl="0" w:tplc="2B2A506A">
      <w:start w:val="1"/>
      <w:numFmt w:val="bullet"/>
      <w:lvlText w:val=""/>
      <w:lvlJc w:val="left"/>
      <w:pPr>
        <w:ind w:left="720" w:hanging="360"/>
      </w:pPr>
      <w:rPr>
        <w:rFonts w:hint="default" w:ascii="Symbol" w:hAnsi="Symbol"/>
      </w:rPr>
    </w:lvl>
    <w:lvl w:ilvl="1" w:tplc="471AFFD6">
      <w:start w:val="1"/>
      <w:numFmt w:val="bullet"/>
      <w:lvlText w:val="o"/>
      <w:lvlJc w:val="left"/>
      <w:pPr>
        <w:ind w:left="1440" w:hanging="360"/>
      </w:pPr>
      <w:rPr>
        <w:rFonts w:hint="default" w:ascii="Courier New" w:hAnsi="Courier New"/>
      </w:rPr>
    </w:lvl>
    <w:lvl w:ilvl="2" w:tplc="3FF02F1C">
      <w:start w:val="1"/>
      <w:numFmt w:val="bullet"/>
      <w:lvlText w:val=""/>
      <w:lvlJc w:val="left"/>
      <w:pPr>
        <w:ind w:left="2160" w:hanging="360"/>
      </w:pPr>
      <w:rPr>
        <w:rFonts w:hint="default" w:ascii="Wingdings" w:hAnsi="Wingdings"/>
      </w:rPr>
    </w:lvl>
    <w:lvl w:ilvl="3" w:tplc="B51430BE">
      <w:start w:val="1"/>
      <w:numFmt w:val="bullet"/>
      <w:lvlText w:val=""/>
      <w:lvlJc w:val="left"/>
      <w:pPr>
        <w:ind w:left="2880" w:hanging="360"/>
      </w:pPr>
      <w:rPr>
        <w:rFonts w:hint="default" w:ascii="Symbol" w:hAnsi="Symbol"/>
      </w:rPr>
    </w:lvl>
    <w:lvl w:ilvl="4" w:tplc="5B5E9E0A">
      <w:start w:val="1"/>
      <w:numFmt w:val="bullet"/>
      <w:lvlText w:val="o"/>
      <w:lvlJc w:val="left"/>
      <w:pPr>
        <w:ind w:left="3600" w:hanging="360"/>
      </w:pPr>
      <w:rPr>
        <w:rFonts w:hint="default" w:ascii="Courier New" w:hAnsi="Courier New"/>
      </w:rPr>
    </w:lvl>
    <w:lvl w:ilvl="5" w:tplc="5BD43AFC">
      <w:start w:val="1"/>
      <w:numFmt w:val="bullet"/>
      <w:lvlText w:val=""/>
      <w:lvlJc w:val="left"/>
      <w:pPr>
        <w:ind w:left="4320" w:hanging="360"/>
      </w:pPr>
      <w:rPr>
        <w:rFonts w:hint="default" w:ascii="Wingdings" w:hAnsi="Wingdings"/>
      </w:rPr>
    </w:lvl>
    <w:lvl w:ilvl="6" w:tplc="5DF6FBF4">
      <w:start w:val="1"/>
      <w:numFmt w:val="bullet"/>
      <w:lvlText w:val=""/>
      <w:lvlJc w:val="left"/>
      <w:pPr>
        <w:ind w:left="5040" w:hanging="360"/>
      </w:pPr>
      <w:rPr>
        <w:rFonts w:hint="default" w:ascii="Symbol" w:hAnsi="Symbol"/>
      </w:rPr>
    </w:lvl>
    <w:lvl w:ilvl="7" w:tplc="51409D8E">
      <w:start w:val="1"/>
      <w:numFmt w:val="bullet"/>
      <w:lvlText w:val="o"/>
      <w:lvlJc w:val="left"/>
      <w:pPr>
        <w:ind w:left="5760" w:hanging="360"/>
      </w:pPr>
      <w:rPr>
        <w:rFonts w:hint="default" w:ascii="Courier New" w:hAnsi="Courier New"/>
      </w:rPr>
    </w:lvl>
    <w:lvl w:ilvl="8" w:tplc="CD8AC34C">
      <w:start w:val="1"/>
      <w:numFmt w:val="bullet"/>
      <w:lvlText w:val=""/>
      <w:lvlJc w:val="left"/>
      <w:pPr>
        <w:ind w:left="6480" w:hanging="360"/>
      </w:pPr>
      <w:rPr>
        <w:rFonts w:hint="default" w:ascii="Wingdings" w:hAnsi="Wingdings"/>
      </w:rPr>
    </w:lvl>
  </w:abstractNum>
  <w:abstractNum w:abstractNumId="8" w15:restartNumberingAfterBreak="0">
    <w:nsid w:val="1C401AFE"/>
    <w:multiLevelType w:val="hybridMultilevel"/>
    <w:tmpl w:val="FFFFFFFF"/>
    <w:lvl w:ilvl="0" w:tplc="1180B392">
      <w:start w:val="1"/>
      <w:numFmt w:val="bullet"/>
      <w:lvlText w:val=""/>
      <w:lvlJc w:val="left"/>
      <w:pPr>
        <w:ind w:left="720" w:hanging="360"/>
      </w:pPr>
      <w:rPr>
        <w:rFonts w:hint="default" w:ascii="Symbol" w:hAnsi="Symbol"/>
      </w:rPr>
    </w:lvl>
    <w:lvl w:ilvl="1" w:tplc="55121652">
      <w:start w:val="1"/>
      <w:numFmt w:val="bullet"/>
      <w:lvlText w:val="o"/>
      <w:lvlJc w:val="left"/>
      <w:pPr>
        <w:ind w:left="1440" w:hanging="360"/>
      </w:pPr>
      <w:rPr>
        <w:rFonts w:hint="default" w:ascii="Courier New" w:hAnsi="Courier New"/>
      </w:rPr>
    </w:lvl>
    <w:lvl w:ilvl="2" w:tplc="941EE9AC">
      <w:start w:val="1"/>
      <w:numFmt w:val="bullet"/>
      <w:lvlText w:val=""/>
      <w:lvlJc w:val="left"/>
      <w:pPr>
        <w:ind w:left="2160" w:hanging="360"/>
      </w:pPr>
      <w:rPr>
        <w:rFonts w:hint="default" w:ascii="Wingdings" w:hAnsi="Wingdings"/>
      </w:rPr>
    </w:lvl>
    <w:lvl w:ilvl="3" w:tplc="0136F050">
      <w:start w:val="1"/>
      <w:numFmt w:val="bullet"/>
      <w:lvlText w:val=""/>
      <w:lvlJc w:val="left"/>
      <w:pPr>
        <w:ind w:left="2880" w:hanging="360"/>
      </w:pPr>
      <w:rPr>
        <w:rFonts w:hint="default" w:ascii="Symbol" w:hAnsi="Symbol"/>
      </w:rPr>
    </w:lvl>
    <w:lvl w:ilvl="4" w:tplc="C242D202">
      <w:start w:val="1"/>
      <w:numFmt w:val="bullet"/>
      <w:lvlText w:val="o"/>
      <w:lvlJc w:val="left"/>
      <w:pPr>
        <w:ind w:left="3600" w:hanging="360"/>
      </w:pPr>
      <w:rPr>
        <w:rFonts w:hint="default" w:ascii="Courier New" w:hAnsi="Courier New"/>
      </w:rPr>
    </w:lvl>
    <w:lvl w:ilvl="5" w:tplc="45A2D552">
      <w:start w:val="1"/>
      <w:numFmt w:val="bullet"/>
      <w:lvlText w:val=""/>
      <w:lvlJc w:val="left"/>
      <w:pPr>
        <w:ind w:left="4320" w:hanging="360"/>
      </w:pPr>
      <w:rPr>
        <w:rFonts w:hint="default" w:ascii="Wingdings" w:hAnsi="Wingdings"/>
      </w:rPr>
    </w:lvl>
    <w:lvl w:ilvl="6" w:tplc="59160C2A">
      <w:start w:val="1"/>
      <w:numFmt w:val="bullet"/>
      <w:lvlText w:val=""/>
      <w:lvlJc w:val="left"/>
      <w:pPr>
        <w:ind w:left="5040" w:hanging="360"/>
      </w:pPr>
      <w:rPr>
        <w:rFonts w:hint="default" w:ascii="Symbol" w:hAnsi="Symbol"/>
      </w:rPr>
    </w:lvl>
    <w:lvl w:ilvl="7" w:tplc="F8AA52E4">
      <w:start w:val="1"/>
      <w:numFmt w:val="bullet"/>
      <w:lvlText w:val="o"/>
      <w:lvlJc w:val="left"/>
      <w:pPr>
        <w:ind w:left="5760" w:hanging="360"/>
      </w:pPr>
      <w:rPr>
        <w:rFonts w:hint="default" w:ascii="Courier New" w:hAnsi="Courier New"/>
      </w:rPr>
    </w:lvl>
    <w:lvl w:ilvl="8" w:tplc="8B548F46">
      <w:start w:val="1"/>
      <w:numFmt w:val="bullet"/>
      <w:lvlText w:val=""/>
      <w:lvlJc w:val="left"/>
      <w:pPr>
        <w:ind w:left="6480" w:hanging="360"/>
      </w:pPr>
      <w:rPr>
        <w:rFonts w:hint="default" w:ascii="Wingdings" w:hAnsi="Wingdings"/>
      </w:rPr>
    </w:lvl>
  </w:abstractNum>
  <w:abstractNum w:abstractNumId="9" w15:restartNumberingAfterBreak="0">
    <w:nsid w:val="1D99C134"/>
    <w:multiLevelType w:val="hybridMultilevel"/>
    <w:tmpl w:val="FFFFFFFF"/>
    <w:lvl w:ilvl="0" w:tplc="20EC5FE4">
      <w:start w:val="1"/>
      <w:numFmt w:val="bullet"/>
      <w:lvlText w:val=""/>
      <w:lvlJc w:val="left"/>
      <w:pPr>
        <w:ind w:left="720" w:hanging="360"/>
      </w:pPr>
      <w:rPr>
        <w:rFonts w:hint="default" w:ascii="Symbol" w:hAnsi="Symbol"/>
      </w:rPr>
    </w:lvl>
    <w:lvl w:ilvl="1" w:tplc="10B09D26">
      <w:start w:val="1"/>
      <w:numFmt w:val="bullet"/>
      <w:lvlText w:val="o"/>
      <w:lvlJc w:val="left"/>
      <w:pPr>
        <w:ind w:left="1440" w:hanging="360"/>
      </w:pPr>
      <w:rPr>
        <w:rFonts w:hint="default" w:ascii="Courier New" w:hAnsi="Courier New"/>
      </w:rPr>
    </w:lvl>
    <w:lvl w:ilvl="2" w:tplc="2C0C408C">
      <w:start w:val="1"/>
      <w:numFmt w:val="bullet"/>
      <w:lvlText w:val=""/>
      <w:lvlJc w:val="left"/>
      <w:pPr>
        <w:ind w:left="2160" w:hanging="360"/>
      </w:pPr>
      <w:rPr>
        <w:rFonts w:hint="default" w:ascii="Wingdings" w:hAnsi="Wingdings"/>
      </w:rPr>
    </w:lvl>
    <w:lvl w:ilvl="3" w:tplc="A7F00C96">
      <w:start w:val="1"/>
      <w:numFmt w:val="bullet"/>
      <w:lvlText w:val=""/>
      <w:lvlJc w:val="left"/>
      <w:pPr>
        <w:ind w:left="2880" w:hanging="360"/>
      </w:pPr>
      <w:rPr>
        <w:rFonts w:hint="default" w:ascii="Symbol" w:hAnsi="Symbol"/>
      </w:rPr>
    </w:lvl>
    <w:lvl w:ilvl="4" w:tplc="44C6D25A">
      <w:start w:val="1"/>
      <w:numFmt w:val="bullet"/>
      <w:lvlText w:val="o"/>
      <w:lvlJc w:val="left"/>
      <w:pPr>
        <w:ind w:left="3600" w:hanging="360"/>
      </w:pPr>
      <w:rPr>
        <w:rFonts w:hint="default" w:ascii="Courier New" w:hAnsi="Courier New"/>
      </w:rPr>
    </w:lvl>
    <w:lvl w:ilvl="5" w:tplc="6FC2CAE6">
      <w:start w:val="1"/>
      <w:numFmt w:val="bullet"/>
      <w:lvlText w:val=""/>
      <w:lvlJc w:val="left"/>
      <w:pPr>
        <w:ind w:left="4320" w:hanging="360"/>
      </w:pPr>
      <w:rPr>
        <w:rFonts w:hint="default" w:ascii="Wingdings" w:hAnsi="Wingdings"/>
      </w:rPr>
    </w:lvl>
    <w:lvl w:ilvl="6" w:tplc="680C18C6">
      <w:start w:val="1"/>
      <w:numFmt w:val="bullet"/>
      <w:lvlText w:val=""/>
      <w:lvlJc w:val="left"/>
      <w:pPr>
        <w:ind w:left="5040" w:hanging="360"/>
      </w:pPr>
      <w:rPr>
        <w:rFonts w:hint="default" w:ascii="Symbol" w:hAnsi="Symbol"/>
      </w:rPr>
    </w:lvl>
    <w:lvl w:ilvl="7" w:tplc="B2340670">
      <w:start w:val="1"/>
      <w:numFmt w:val="bullet"/>
      <w:lvlText w:val="o"/>
      <w:lvlJc w:val="left"/>
      <w:pPr>
        <w:ind w:left="5760" w:hanging="360"/>
      </w:pPr>
      <w:rPr>
        <w:rFonts w:hint="default" w:ascii="Courier New" w:hAnsi="Courier New"/>
      </w:rPr>
    </w:lvl>
    <w:lvl w:ilvl="8" w:tplc="4F669694">
      <w:start w:val="1"/>
      <w:numFmt w:val="bullet"/>
      <w:lvlText w:val=""/>
      <w:lvlJc w:val="left"/>
      <w:pPr>
        <w:ind w:left="6480" w:hanging="360"/>
      </w:pPr>
      <w:rPr>
        <w:rFonts w:hint="default" w:ascii="Wingdings" w:hAnsi="Wingdings"/>
      </w:rPr>
    </w:lvl>
  </w:abstractNum>
  <w:abstractNum w:abstractNumId="10" w15:restartNumberingAfterBreak="0">
    <w:nsid w:val="1EB6923E"/>
    <w:multiLevelType w:val="hybridMultilevel"/>
    <w:tmpl w:val="FFFFFFFF"/>
    <w:lvl w:ilvl="0" w:tplc="A4FCEECC">
      <w:start w:val="1"/>
      <w:numFmt w:val="bullet"/>
      <w:lvlText w:val=""/>
      <w:lvlJc w:val="left"/>
      <w:pPr>
        <w:ind w:left="720" w:hanging="360"/>
      </w:pPr>
      <w:rPr>
        <w:rFonts w:hint="default" w:ascii="Symbol" w:hAnsi="Symbol"/>
      </w:rPr>
    </w:lvl>
    <w:lvl w:ilvl="1" w:tplc="85D485A6">
      <w:start w:val="1"/>
      <w:numFmt w:val="bullet"/>
      <w:lvlText w:val="o"/>
      <w:lvlJc w:val="left"/>
      <w:pPr>
        <w:ind w:left="1440" w:hanging="360"/>
      </w:pPr>
      <w:rPr>
        <w:rFonts w:hint="default" w:ascii="Courier New" w:hAnsi="Courier New"/>
      </w:rPr>
    </w:lvl>
    <w:lvl w:ilvl="2" w:tplc="C6ECE08C">
      <w:start w:val="1"/>
      <w:numFmt w:val="bullet"/>
      <w:lvlText w:val=""/>
      <w:lvlJc w:val="left"/>
      <w:pPr>
        <w:ind w:left="2160" w:hanging="360"/>
      </w:pPr>
      <w:rPr>
        <w:rFonts w:hint="default" w:ascii="Wingdings" w:hAnsi="Wingdings"/>
      </w:rPr>
    </w:lvl>
    <w:lvl w:ilvl="3" w:tplc="E4761858">
      <w:start w:val="1"/>
      <w:numFmt w:val="bullet"/>
      <w:lvlText w:val=""/>
      <w:lvlJc w:val="left"/>
      <w:pPr>
        <w:ind w:left="2880" w:hanging="360"/>
      </w:pPr>
      <w:rPr>
        <w:rFonts w:hint="default" w:ascii="Symbol" w:hAnsi="Symbol"/>
      </w:rPr>
    </w:lvl>
    <w:lvl w:ilvl="4" w:tplc="3D181B72">
      <w:start w:val="1"/>
      <w:numFmt w:val="bullet"/>
      <w:lvlText w:val="o"/>
      <w:lvlJc w:val="left"/>
      <w:pPr>
        <w:ind w:left="3600" w:hanging="360"/>
      </w:pPr>
      <w:rPr>
        <w:rFonts w:hint="default" w:ascii="Courier New" w:hAnsi="Courier New"/>
      </w:rPr>
    </w:lvl>
    <w:lvl w:ilvl="5" w:tplc="5E544CA8">
      <w:start w:val="1"/>
      <w:numFmt w:val="bullet"/>
      <w:lvlText w:val=""/>
      <w:lvlJc w:val="left"/>
      <w:pPr>
        <w:ind w:left="4320" w:hanging="360"/>
      </w:pPr>
      <w:rPr>
        <w:rFonts w:hint="default" w:ascii="Wingdings" w:hAnsi="Wingdings"/>
      </w:rPr>
    </w:lvl>
    <w:lvl w:ilvl="6" w:tplc="34AE6208">
      <w:start w:val="1"/>
      <w:numFmt w:val="bullet"/>
      <w:lvlText w:val=""/>
      <w:lvlJc w:val="left"/>
      <w:pPr>
        <w:ind w:left="5040" w:hanging="360"/>
      </w:pPr>
      <w:rPr>
        <w:rFonts w:hint="default" w:ascii="Symbol" w:hAnsi="Symbol"/>
      </w:rPr>
    </w:lvl>
    <w:lvl w:ilvl="7" w:tplc="4C445528">
      <w:start w:val="1"/>
      <w:numFmt w:val="bullet"/>
      <w:lvlText w:val="o"/>
      <w:lvlJc w:val="left"/>
      <w:pPr>
        <w:ind w:left="5760" w:hanging="360"/>
      </w:pPr>
      <w:rPr>
        <w:rFonts w:hint="default" w:ascii="Courier New" w:hAnsi="Courier New"/>
      </w:rPr>
    </w:lvl>
    <w:lvl w:ilvl="8" w:tplc="30A6DFA8">
      <w:start w:val="1"/>
      <w:numFmt w:val="bullet"/>
      <w:lvlText w:val=""/>
      <w:lvlJc w:val="left"/>
      <w:pPr>
        <w:ind w:left="6480" w:hanging="360"/>
      </w:pPr>
      <w:rPr>
        <w:rFonts w:hint="default" w:ascii="Wingdings" w:hAnsi="Wingdings"/>
      </w:rPr>
    </w:lvl>
  </w:abstractNum>
  <w:abstractNum w:abstractNumId="11" w15:restartNumberingAfterBreak="0">
    <w:nsid w:val="2B1CB5F4"/>
    <w:multiLevelType w:val="hybridMultilevel"/>
    <w:tmpl w:val="FFFFFFFF"/>
    <w:lvl w:ilvl="0" w:tplc="B2D8AE52">
      <w:start w:val="1"/>
      <w:numFmt w:val="bullet"/>
      <w:lvlText w:val=""/>
      <w:lvlJc w:val="left"/>
      <w:pPr>
        <w:ind w:left="720" w:hanging="360"/>
      </w:pPr>
      <w:rPr>
        <w:rFonts w:hint="default" w:ascii="Symbol" w:hAnsi="Symbol"/>
      </w:rPr>
    </w:lvl>
    <w:lvl w:ilvl="1" w:tplc="26B8AEEE">
      <w:start w:val="1"/>
      <w:numFmt w:val="bullet"/>
      <w:lvlText w:val="o"/>
      <w:lvlJc w:val="left"/>
      <w:pPr>
        <w:ind w:left="1440" w:hanging="360"/>
      </w:pPr>
      <w:rPr>
        <w:rFonts w:hint="default" w:ascii="Courier New" w:hAnsi="Courier New"/>
      </w:rPr>
    </w:lvl>
    <w:lvl w:ilvl="2" w:tplc="765E8C36">
      <w:start w:val="1"/>
      <w:numFmt w:val="bullet"/>
      <w:lvlText w:val=""/>
      <w:lvlJc w:val="left"/>
      <w:pPr>
        <w:ind w:left="2160" w:hanging="360"/>
      </w:pPr>
      <w:rPr>
        <w:rFonts w:hint="default" w:ascii="Wingdings" w:hAnsi="Wingdings"/>
      </w:rPr>
    </w:lvl>
    <w:lvl w:ilvl="3" w:tplc="8BCCBC4A">
      <w:start w:val="1"/>
      <w:numFmt w:val="bullet"/>
      <w:lvlText w:val=""/>
      <w:lvlJc w:val="left"/>
      <w:pPr>
        <w:ind w:left="2880" w:hanging="360"/>
      </w:pPr>
      <w:rPr>
        <w:rFonts w:hint="default" w:ascii="Symbol" w:hAnsi="Symbol"/>
      </w:rPr>
    </w:lvl>
    <w:lvl w:ilvl="4" w:tplc="FF4E0992">
      <w:start w:val="1"/>
      <w:numFmt w:val="bullet"/>
      <w:lvlText w:val="o"/>
      <w:lvlJc w:val="left"/>
      <w:pPr>
        <w:ind w:left="3600" w:hanging="360"/>
      </w:pPr>
      <w:rPr>
        <w:rFonts w:hint="default" w:ascii="Courier New" w:hAnsi="Courier New"/>
      </w:rPr>
    </w:lvl>
    <w:lvl w:ilvl="5" w:tplc="8BAE315A">
      <w:start w:val="1"/>
      <w:numFmt w:val="bullet"/>
      <w:lvlText w:val=""/>
      <w:lvlJc w:val="left"/>
      <w:pPr>
        <w:ind w:left="4320" w:hanging="360"/>
      </w:pPr>
      <w:rPr>
        <w:rFonts w:hint="default" w:ascii="Wingdings" w:hAnsi="Wingdings"/>
      </w:rPr>
    </w:lvl>
    <w:lvl w:ilvl="6" w:tplc="AB66FE0A">
      <w:start w:val="1"/>
      <w:numFmt w:val="bullet"/>
      <w:lvlText w:val=""/>
      <w:lvlJc w:val="left"/>
      <w:pPr>
        <w:ind w:left="5040" w:hanging="360"/>
      </w:pPr>
      <w:rPr>
        <w:rFonts w:hint="default" w:ascii="Symbol" w:hAnsi="Symbol"/>
      </w:rPr>
    </w:lvl>
    <w:lvl w:ilvl="7" w:tplc="69209116">
      <w:start w:val="1"/>
      <w:numFmt w:val="bullet"/>
      <w:lvlText w:val="o"/>
      <w:lvlJc w:val="left"/>
      <w:pPr>
        <w:ind w:left="5760" w:hanging="360"/>
      </w:pPr>
      <w:rPr>
        <w:rFonts w:hint="default" w:ascii="Courier New" w:hAnsi="Courier New"/>
      </w:rPr>
    </w:lvl>
    <w:lvl w:ilvl="8" w:tplc="95704E9C">
      <w:start w:val="1"/>
      <w:numFmt w:val="bullet"/>
      <w:lvlText w:val=""/>
      <w:lvlJc w:val="left"/>
      <w:pPr>
        <w:ind w:left="6480" w:hanging="360"/>
      </w:pPr>
      <w:rPr>
        <w:rFonts w:hint="default" w:ascii="Wingdings" w:hAnsi="Wingdings"/>
      </w:rPr>
    </w:lvl>
  </w:abstractNum>
  <w:abstractNum w:abstractNumId="12" w15:restartNumberingAfterBreak="0">
    <w:nsid w:val="2F78E63D"/>
    <w:multiLevelType w:val="hybridMultilevel"/>
    <w:tmpl w:val="FFFFFFFF"/>
    <w:lvl w:ilvl="0" w:tplc="B26C5878">
      <w:start w:val="1"/>
      <w:numFmt w:val="bullet"/>
      <w:lvlText w:val=""/>
      <w:lvlJc w:val="left"/>
      <w:pPr>
        <w:ind w:left="720" w:hanging="360"/>
      </w:pPr>
      <w:rPr>
        <w:rFonts w:hint="default" w:ascii="Symbol" w:hAnsi="Symbol"/>
      </w:rPr>
    </w:lvl>
    <w:lvl w:ilvl="1" w:tplc="70ACE420">
      <w:start w:val="1"/>
      <w:numFmt w:val="bullet"/>
      <w:lvlText w:val="o"/>
      <w:lvlJc w:val="left"/>
      <w:pPr>
        <w:ind w:left="1440" w:hanging="360"/>
      </w:pPr>
      <w:rPr>
        <w:rFonts w:hint="default" w:ascii="Courier New" w:hAnsi="Courier New"/>
      </w:rPr>
    </w:lvl>
    <w:lvl w:ilvl="2" w:tplc="27E4987E">
      <w:start w:val="1"/>
      <w:numFmt w:val="bullet"/>
      <w:lvlText w:val=""/>
      <w:lvlJc w:val="left"/>
      <w:pPr>
        <w:ind w:left="2160" w:hanging="360"/>
      </w:pPr>
      <w:rPr>
        <w:rFonts w:hint="default" w:ascii="Wingdings" w:hAnsi="Wingdings"/>
      </w:rPr>
    </w:lvl>
    <w:lvl w:ilvl="3" w:tplc="A9189048">
      <w:start w:val="1"/>
      <w:numFmt w:val="bullet"/>
      <w:lvlText w:val=""/>
      <w:lvlJc w:val="left"/>
      <w:pPr>
        <w:ind w:left="2880" w:hanging="360"/>
      </w:pPr>
      <w:rPr>
        <w:rFonts w:hint="default" w:ascii="Symbol" w:hAnsi="Symbol"/>
      </w:rPr>
    </w:lvl>
    <w:lvl w:ilvl="4" w:tplc="B352D20C">
      <w:start w:val="1"/>
      <w:numFmt w:val="bullet"/>
      <w:lvlText w:val="o"/>
      <w:lvlJc w:val="left"/>
      <w:pPr>
        <w:ind w:left="3600" w:hanging="360"/>
      </w:pPr>
      <w:rPr>
        <w:rFonts w:hint="default" w:ascii="Courier New" w:hAnsi="Courier New"/>
      </w:rPr>
    </w:lvl>
    <w:lvl w:ilvl="5" w:tplc="CD12B974">
      <w:start w:val="1"/>
      <w:numFmt w:val="bullet"/>
      <w:lvlText w:val=""/>
      <w:lvlJc w:val="left"/>
      <w:pPr>
        <w:ind w:left="4320" w:hanging="360"/>
      </w:pPr>
      <w:rPr>
        <w:rFonts w:hint="default" w:ascii="Wingdings" w:hAnsi="Wingdings"/>
      </w:rPr>
    </w:lvl>
    <w:lvl w:ilvl="6" w:tplc="3AC06AD4">
      <w:start w:val="1"/>
      <w:numFmt w:val="bullet"/>
      <w:lvlText w:val=""/>
      <w:lvlJc w:val="left"/>
      <w:pPr>
        <w:ind w:left="5040" w:hanging="360"/>
      </w:pPr>
      <w:rPr>
        <w:rFonts w:hint="default" w:ascii="Symbol" w:hAnsi="Symbol"/>
      </w:rPr>
    </w:lvl>
    <w:lvl w:ilvl="7" w:tplc="D3063ECC">
      <w:start w:val="1"/>
      <w:numFmt w:val="bullet"/>
      <w:lvlText w:val="o"/>
      <w:lvlJc w:val="left"/>
      <w:pPr>
        <w:ind w:left="5760" w:hanging="360"/>
      </w:pPr>
      <w:rPr>
        <w:rFonts w:hint="default" w:ascii="Courier New" w:hAnsi="Courier New"/>
      </w:rPr>
    </w:lvl>
    <w:lvl w:ilvl="8" w:tplc="6E0891B8">
      <w:start w:val="1"/>
      <w:numFmt w:val="bullet"/>
      <w:lvlText w:val=""/>
      <w:lvlJc w:val="left"/>
      <w:pPr>
        <w:ind w:left="6480" w:hanging="360"/>
      </w:pPr>
      <w:rPr>
        <w:rFonts w:hint="default" w:ascii="Wingdings" w:hAnsi="Wingdings"/>
      </w:rPr>
    </w:lvl>
  </w:abstractNum>
  <w:abstractNum w:abstractNumId="13" w15:restartNumberingAfterBreak="0">
    <w:nsid w:val="326B0CED"/>
    <w:multiLevelType w:val="hybridMultilevel"/>
    <w:tmpl w:val="FFFFFFFF"/>
    <w:lvl w:ilvl="0" w:tplc="977629DE">
      <w:start w:val="1"/>
      <w:numFmt w:val="bullet"/>
      <w:lvlText w:val=""/>
      <w:lvlJc w:val="left"/>
      <w:pPr>
        <w:ind w:left="720" w:hanging="360"/>
      </w:pPr>
      <w:rPr>
        <w:rFonts w:hint="default" w:ascii="Symbol" w:hAnsi="Symbol"/>
      </w:rPr>
    </w:lvl>
    <w:lvl w:ilvl="1" w:tplc="7C707C04">
      <w:start w:val="1"/>
      <w:numFmt w:val="bullet"/>
      <w:lvlText w:val="o"/>
      <w:lvlJc w:val="left"/>
      <w:pPr>
        <w:ind w:left="1440" w:hanging="360"/>
      </w:pPr>
      <w:rPr>
        <w:rFonts w:hint="default" w:ascii="Courier New" w:hAnsi="Courier New"/>
      </w:rPr>
    </w:lvl>
    <w:lvl w:ilvl="2" w:tplc="12188B84">
      <w:start w:val="1"/>
      <w:numFmt w:val="bullet"/>
      <w:lvlText w:val=""/>
      <w:lvlJc w:val="left"/>
      <w:pPr>
        <w:ind w:left="2160" w:hanging="360"/>
      </w:pPr>
      <w:rPr>
        <w:rFonts w:hint="default" w:ascii="Wingdings" w:hAnsi="Wingdings"/>
      </w:rPr>
    </w:lvl>
    <w:lvl w:ilvl="3" w:tplc="A72CF082">
      <w:start w:val="1"/>
      <w:numFmt w:val="bullet"/>
      <w:lvlText w:val=""/>
      <w:lvlJc w:val="left"/>
      <w:pPr>
        <w:ind w:left="2880" w:hanging="360"/>
      </w:pPr>
      <w:rPr>
        <w:rFonts w:hint="default" w:ascii="Symbol" w:hAnsi="Symbol"/>
      </w:rPr>
    </w:lvl>
    <w:lvl w:ilvl="4" w:tplc="349CB824">
      <w:start w:val="1"/>
      <w:numFmt w:val="bullet"/>
      <w:lvlText w:val="o"/>
      <w:lvlJc w:val="left"/>
      <w:pPr>
        <w:ind w:left="3600" w:hanging="360"/>
      </w:pPr>
      <w:rPr>
        <w:rFonts w:hint="default" w:ascii="Courier New" w:hAnsi="Courier New"/>
      </w:rPr>
    </w:lvl>
    <w:lvl w:ilvl="5" w:tplc="B61C05EC">
      <w:start w:val="1"/>
      <w:numFmt w:val="bullet"/>
      <w:lvlText w:val=""/>
      <w:lvlJc w:val="left"/>
      <w:pPr>
        <w:ind w:left="4320" w:hanging="360"/>
      </w:pPr>
      <w:rPr>
        <w:rFonts w:hint="default" w:ascii="Wingdings" w:hAnsi="Wingdings"/>
      </w:rPr>
    </w:lvl>
    <w:lvl w:ilvl="6" w:tplc="B2A84C66">
      <w:start w:val="1"/>
      <w:numFmt w:val="bullet"/>
      <w:lvlText w:val=""/>
      <w:lvlJc w:val="left"/>
      <w:pPr>
        <w:ind w:left="5040" w:hanging="360"/>
      </w:pPr>
      <w:rPr>
        <w:rFonts w:hint="default" w:ascii="Symbol" w:hAnsi="Symbol"/>
      </w:rPr>
    </w:lvl>
    <w:lvl w:ilvl="7" w:tplc="75501902">
      <w:start w:val="1"/>
      <w:numFmt w:val="bullet"/>
      <w:lvlText w:val="o"/>
      <w:lvlJc w:val="left"/>
      <w:pPr>
        <w:ind w:left="5760" w:hanging="360"/>
      </w:pPr>
      <w:rPr>
        <w:rFonts w:hint="default" w:ascii="Courier New" w:hAnsi="Courier New"/>
      </w:rPr>
    </w:lvl>
    <w:lvl w:ilvl="8" w:tplc="B350AB16">
      <w:start w:val="1"/>
      <w:numFmt w:val="bullet"/>
      <w:lvlText w:val=""/>
      <w:lvlJc w:val="left"/>
      <w:pPr>
        <w:ind w:left="6480" w:hanging="360"/>
      </w:pPr>
      <w:rPr>
        <w:rFonts w:hint="default" w:ascii="Wingdings" w:hAnsi="Wingdings"/>
      </w:rPr>
    </w:lvl>
  </w:abstractNum>
  <w:abstractNum w:abstractNumId="14" w15:restartNumberingAfterBreak="0">
    <w:nsid w:val="32E547EC"/>
    <w:multiLevelType w:val="hybridMultilevel"/>
    <w:tmpl w:val="FFFFFFFF"/>
    <w:lvl w:ilvl="0" w:tplc="704448C0">
      <w:start w:val="1"/>
      <w:numFmt w:val="bullet"/>
      <w:lvlText w:val=""/>
      <w:lvlJc w:val="left"/>
      <w:pPr>
        <w:ind w:left="720" w:hanging="360"/>
      </w:pPr>
      <w:rPr>
        <w:rFonts w:hint="default" w:ascii="Symbol" w:hAnsi="Symbol"/>
      </w:rPr>
    </w:lvl>
    <w:lvl w:ilvl="1" w:tplc="7A8A9FB0">
      <w:start w:val="1"/>
      <w:numFmt w:val="bullet"/>
      <w:lvlText w:val="o"/>
      <w:lvlJc w:val="left"/>
      <w:pPr>
        <w:ind w:left="1440" w:hanging="360"/>
      </w:pPr>
      <w:rPr>
        <w:rFonts w:hint="default" w:ascii="Courier New" w:hAnsi="Courier New"/>
      </w:rPr>
    </w:lvl>
    <w:lvl w:ilvl="2" w:tplc="B6C054EC">
      <w:start w:val="1"/>
      <w:numFmt w:val="bullet"/>
      <w:lvlText w:val=""/>
      <w:lvlJc w:val="left"/>
      <w:pPr>
        <w:ind w:left="2160" w:hanging="360"/>
      </w:pPr>
      <w:rPr>
        <w:rFonts w:hint="default" w:ascii="Wingdings" w:hAnsi="Wingdings"/>
      </w:rPr>
    </w:lvl>
    <w:lvl w:ilvl="3" w:tplc="3252BE54">
      <w:start w:val="1"/>
      <w:numFmt w:val="bullet"/>
      <w:lvlText w:val=""/>
      <w:lvlJc w:val="left"/>
      <w:pPr>
        <w:ind w:left="2880" w:hanging="360"/>
      </w:pPr>
      <w:rPr>
        <w:rFonts w:hint="default" w:ascii="Symbol" w:hAnsi="Symbol"/>
      </w:rPr>
    </w:lvl>
    <w:lvl w:ilvl="4" w:tplc="2B246D66">
      <w:start w:val="1"/>
      <w:numFmt w:val="bullet"/>
      <w:lvlText w:val="o"/>
      <w:lvlJc w:val="left"/>
      <w:pPr>
        <w:ind w:left="3600" w:hanging="360"/>
      </w:pPr>
      <w:rPr>
        <w:rFonts w:hint="default" w:ascii="Courier New" w:hAnsi="Courier New"/>
      </w:rPr>
    </w:lvl>
    <w:lvl w:ilvl="5" w:tplc="6B368292">
      <w:start w:val="1"/>
      <w:numFmt w:val="bullet"/>
      <w:lvlText w:val=""/>
      <w:lvlJc w:val="left"/>
      <w:pPr>
        <w:ind w:left="4320" w:hanging="360"/>
      </w:pPr>
      <w:rPr>
        <w:rFonts w:hint="default" w:ascii="Wingdings" w:hAnsi="Wingdings"/>
      </w:rPr>
    </w:lvl>
    <w:lvl w:ilvl="6" w:tplc="B10EFB82">
      <w:start w:val="1"/>
      <w:numFmt w:val="bullet"/>
      <w:lvlText w:val=""/>
      <w:lvlJc w:val="left"/>
      <w:pPr>
        <w:ind w:left="5040" w:hanging="360"/>
      </w:pPr>
      <w:rPr>
        <w:rFonts w:hint="default" w:ascii="Symbol" w:hAnsi="Symbol"/>
      </w:rPr>
    </w:lvl>
    <w:lvl w:ilvl="7" w:tplc="6A56F2C0">
      <w:start w:val="1"/>
      <w:numFmt w:val="bullet"/>
      <w:lvlText w:val="o"/>
      <w:lvlJc w:val="left"/>
      <w:pPr>
        <w:ind w:left="5760" w:hanging="360"/>
      </w:pPr>
      <w:rPr>
        <w:rFonts w:hint="default" w:ascii="Courier New" w:hAnsi="Courier New"/>
      </w:rPr>
    </w:lvl>
    <w:lvl w:ilvl="8" w:tplc="378C4600">
      <w:start w:val="1"/>
      <w:numFmt w:val="bullet"/>
      <w:lvlText w:val=""/>
      <w:lvlJc w:val="left"/>
      <w:pPr>
        <w:ind w:left="6480" w:hanging="360"/>
      </w:pPr>
      <w:rPr>
        <w:rFonts w:hint="default" w:ascii="Wingdings" w:hAnsi="Wingdings"/>
      </w:rPr>
    </w:lvl>
  </w:abstractNum>
  <w:abstractNum w:abstractNumId="15" w15:restartNumberingAfterBreak="0">
    <w:nsid w:val="35DDC213"/>
    <w:multiLevelType w:val="hybridMultilevel"/>
    <w:tmpl w:val="FFFFFFFF"/>
    <w:lvl w:ilvl="0" w:tplc="A052DFFE">
      <w:start w:val="1"/>
      <w:numFmt w:val="bullet"/>
      <w:lvlText w:val=""/>
      <w:lvlJc w:val="left"/>
      <w:pPr>
        <w:ind w:left="720" w:hanging="360"/>
      </w:pPr>
      <w:rPr>
        <w:rFonts w:hint="default" w:ascii="Symbol" w:hAnsi="Symbol"/>
      </w:rPr>
    </w:lvl>
    <w:lvl w:ilvl="1" w:tplc="D34A6E40">
      <w:start w:val="1"/>
      <w:numFmt w:val="bullet"/>
      <w:lvlText w:val="o"/>
      <w:lvlJc w:val="left"/>
      <w:pPr>
        <w:ind w:left="1440" w:hanging="360"/>
      </w:pPr>
      <w:rPr>
        <w:rFonts w:hint="default" w:ascii="Courier New" w:hAnsi="Courier New"/>
      </w:rPr>
    </w:lvl>
    <w:lvl w:ilvl="2" w:tplc="05E46E7A">
      <w:start w:val="1"/>
      <w:numFmt w:val="bullet"/>
      <w:lvlText w:val=""/>
      <w:lvlJc w:val="left"/>
      <w:pPr>
        <w:ind w:left="2160" w:hanging="360"/>
      </w:pPr>
      <w:rPr>
        <w:rFonts w:hint="default" w:ascii="Wingdings" w:hAnsi="Wingdings"/>
      </w:rPr>
    </w:lvl>
    <w:lvl w:ilvl="3" w:tplc="C6C89362">
      <w:start w:val="1"/>
      <w:numFmt w:val="bullet"/>
      <w:lvlText w:val=""/>
      <w:lvlJc w:val="left"/>
      <w:pPr>
        <w:ind w:left="2880" w:hanging="360"/>
      </w:pPr>
      <w:rPr>
        <w:rFonts w:hint="default" w:ascii="Symbol" w:hAnsi="Symbol"/>
      </w:rPr>
    </w:lvl>
    <w:lvl w:ilvl="4" w:tplc="BD34059A">
      <w:start w:val="1"/>
      <w:numFmt w:val="bullet"/>
      <w:lvlText w:val="o"/>
      <w:lvlJc w:val="left"/>
      <w:pPr>
        <w:ind w:left="3600" w:hanging="360"/>
      </w:pPr>
      <w:rPr>
        <w:rFonts w:hint="default" w:ascii="Courier New" w:hAnsi="Courier New"/>
      </w:rPr>
    </w:lvl>
    <w:lvl w:ilvl="5" w:tplc="656A2CDC">
      <w:start w:val="1"/>
      <w:numFmt w:val="bullet"/>
      <w:lvlText w:val=""/>
      <w:lvlJc w:val="left"/>
      <w:pPr>
        <w:ind w:left="4320" w:hanging="360"/>
      </w:pPr>
      <w:rPr>
        <w:rFonts w:hint="default" w:ascii="Wingdings" w:hAnsi="Wingdings"/>
      </w:rPr>
    </w:lvl>
    <w:lvl w:ilvl="6" w:tplc="80C4551E">
      <w:start w:val="1"/>
      <w:numFmt w:val="bullet"/>
      <w:lvlText w:val=""/>
      <w:lvlJc w:val="left"/>
      <w:pPr>
        <w:ind w:left="5040" w:hanging="360"/>
      </w:pPr>
      <w:rPr>
        <w:rFonts w:hint="default" w:ascii="Symbol" w:hAnsi="Symbol"/>
      </w:rPr>
    </w:lvl>
    <w:lvl w:ilvl="7" w:tplc="FBBE4916">
      <w:start w:val="1"/>
      <w:numFmt w:val="bullet"/>
      <w:lvlText w:val="o"/>
      <w:lvlJc w:val="left"/>
      <w:pPr>
        <w:ind w:left="5760" w:hanging="360"/>
      </w:pPr>
      <w:rPr>
        <w:rFonts w:hint="default" w:ascii="Courier New" w:hAnsi="Courier New"/>
      </w:rPr>
    </w:lvl>
    <w:lvl w:ilvl="8" w:tplc="62BE7ECA">
      <w:start w:val="1"/>
      <w:numFmt w:val="bullet"/>
      <w:lvlText w:val=""/>
      <w:lvlJc w:val="left"/>
      <w:pPr>
        <w:ind w:left="6480" w:hanging="360"/>
      </w:pPr>
      <w:rPr>
        <w:rFonts w:hint="default" w:ascii="Wingdings" w:hAnsi="Wingdings"/>
      </w:rPr>
    </w:lvl>
  </w:abstractNum>
  <w:abstractNum w:abstractNumId="16" w15:restartNumberingAfterBreak="0">
    <w:nsid w:val="3A0CAA7F"/>
    <w:multiLevelType w:val="hybridMultilevel"/>
    <w:tmpl w:val="FFFFFFFF"/>
    <w:lvl w:ilvl="0" w:tplc="BC4AD8B4">
      <w:start w:val="1"/>
      <w:numFmt w:val="bullet"/>
      <w:lvlText w:val=""/>
      <w:lvlJc w:val="left"/>
      <w:pPr>
        <w:ind w:left="720" w:hanging="360"/>
      </w:pPr>
      <w:rPr>
        <w:rFonts w:hint="default" w:ascii="Symbol" w:hAnsi="Symbol"/>
      </w:rPr>
    </w:lvl>
    <w:lvl w:ilvl="1" w:tplc="28EAEA9E">
      <w:start w:val="1"/>
      <w:numFmt w:val="bullet"/>
      <w:lvlText w:val="o"/>
      <w:lvlJc w:val="left"/>
      <w:pPr>
        <w:ind w:left="1440" w:hanging="360"/>
      </w:pPr>
      <w:rPr>
        <w:rFonts w:hint="default" w:ascii="Courier New" w:hAnsi="Courier New"/>
      </w:rPr>
    </w:lvl>
    <w:lvl w:ilvl="2" w:tplc="3E2C9840">
      <w:start w:val="1"/>
      <w:numFmt w:val="bullet"/>
      <w:lvlText w:val=""/>
      <w:lvlJc w:val="left"/>
      <w:pPr>
        <w:ind w:left="2160" w:hanging="360"/>
      </w:pPr>
      <w:rPr>
        <w:rFonts w:hint="default" w:ascii="Wingdings" w:hAnsi="Wingdings"/>
      </w:rPr>
    </w:lvl>
    <w:lvl w:ilvl="3" w:tplc="5E323E62">
      <w:start w:val="1"/>
      <w:numFmt w:val="bullet"/>
      <w:lvlText w:val=""/>
      <w:lvlJc w:val="left"/>
      <w:pPr>
        <w:ind w:left="2880" w:hanging="360"/>
      </w:pPr>
      <w:rPr>
        <w:rFonts w:hint="default" w:ascii="Symbol" w:hAnsi="Symbol"/>
      </w:rPr>
    </w:lvl>
    <w:lvl w:ilvl="4" w:tplc="B5E0DA1E">
      <w:start w:val="1"/>
      <w:numFmt w:val="bullet"/>
      <w:lvlText w:val="o"/>
      <w:lvlJc w:val="left"/>
      <w:pPr>
        <w:ind w:left="3600" w:hanging="360"/>
      </w:pPr>
      <w:rPr>
        <w:rFonts w:hint="default" w:ascii="Courier New" w:hAnsi="Courier New"/>
      </w:rPr>
    </w:lvl>
    <w:lvl w:ilvl="5" w:tplc="5E0A17E0">
      <w:start w:val="1"/>
      <w:numFmt w:val="bullet"/>
      <w:lvlText w:val=""/>
      <w:lvlJc w:val="left"/>
      <w:pPr>
        <w:ind w:left="4320" w:hanging="360"/>
      </w:pPr>
      <w:rPr>
        <w:rFonts w:hint="default" w:ascii="Wingdings" w:hAnsi="Wingdings"/>
      </w:rPr>
    </w:lvl>
    <w:lvl w:ilvl="6" w:tplc="40C432DC">
      <w:start w:val="1"/>
      <w:numFmt w:val="bullet"/>
      <w:lvlText w:val=""/>
      <w:lvlJc w:val="left"/>
      <w:pPr>
        <w:ind w:left="5040" w:hanging="360"/>
      </w:pPr>
      <w:rPr>
        <w:rFonts w:hint="default" w:ascii="Symbol" w:hAnsi="Symbol"/>
      </w:rPr>
    </w:lvl>
    <w:lvl w:ilvl="7" w:tplc="7A80F374">
      <w:start w:val="1"/>
      <w:numFmt w:val="bullet"/>
      <w:lvlText w:val="o"/>
      <w:lvlJc w:val="left"/>
      <w:pPr>
        <w:ind w:left="5760" w:hanging="360"/>
      </w:pPr>
      <w:rPr>
        <w:rFonts w:hint="default" w:ascii="Courier New" w:hAnsi="Courier New"/>
      </w:rPr>
    </w:lvl>
    <w:lvl w:ilvl="8" w:tplc="6972CE96">
      <w:start w:val="1"/>
      <w:numFmt w:val="bullet"/>
      <w:lvlText w:val=""/>
      <w:lvlJc w:val="left"/>
      <w:pPr>
        <w:ind w:left="6480" w:hanging="360"/>
      </w:pPr>
      <w:rPr>
        <w:rFonts w:hint="default" w:ascii="Wingdings" w:hAnsi="Wingdings"/>
      </w:rPr>
    </w:lvl>
  </w:abstractNum>
  <w:abstractNum w:abstractNumId="17" w15:restartNumberingAfterBreak="0">
    <w:nsid w:val="3EC675F8"/>
    <w:multiLevelType w:val="hybridMultilevel"/>
    <w:tmpl w:val="FFFFFFFF"/>
    <w:lvl w:ilvl="0" w:tplc="6A6C337E">
      <w:start w:val="1"/>
      <w:numFmt w:val="bullet"/>
      <w:lvlText w:val=""/>
      <w:lvlJc w:val="left"/>
      <w:pPr>
        <w:ind w:left="720" w:hanging="360"/>
      </w:pPr>
      <w:rPr>
        <w:rFonts w:hint="default" w:ascii="Symbol" w:hAnsi="Symbol"/>
      </w:rPr>
    </w:lvl>
    <w:lvl w:ilvl="1" w:tplc="BCB2B062">
      <w:start w:val="1"/>
      <w:numFmt w:val="bullet"/>
      <w:lvlText w:val="o"/>
      <w:lvlJc w:val="left"/>
      <w:pPr>
        <w:ind w:left="1440" w:hanging="360"/>
      </w:pPr>
      <w:rPr>
        <w:rFonts w:hint="default" w:ascii="Courier New" w:hAnsi="Courier New"/>
      </w:rPr>
    </w:lvl>
    <w:lvl w:ilvl="2" w:tplc="1E6C70D2">
      <w:start w:val="1"/>
      <w:numFmt w:val="bullet"/>
      <w:lvlText w:val=""/>
      <w:lvlJc w:val="left"/>
      <w:pPr>
        <w:ind w:left="2160" w:hanging="360"/>
      </w:pPr>
      <w:rPr>
        <w:rFonts w:hint="default" w:ascii="Wingdings" w:hAnsi="Wingdings"/>
      </w:rPr>
    </w:lvl>
    <w:lvl w:ilvl="3" w:tplc="C46E4554">
      <w:start w:val="1"/>
      <w:numFmt w:val="bullet"/>
      <w:lvlText w:val=""/>
      <w:lvlJc w:val="left"/>
      <w:pPr>
        <w:ind w:left="2880" w:hanging="360"/>
      </w:pPr>
      <w:rPr>
        <w:rFonts w:hint="default" w:ascii="Symbol" w:hAnsi="Symbol"/>
      </w:rPr>
    </w:lvl>
    <w:lvl w:ilvl="4" w:tplc="33886308">
      <w:start w:val="1"/>
      <w:numFmt w:val="bullet"/>
      <w:lvlText w:val="o"/>
      <w:lvlJc w:val="left"/>
      <w:pPr>
        <w:ind w:left="3600" w:hanging="360"/>
      </w:pPr>
      <w:rPr>
        <w:rFonts w:hint="default" w:ascii="Courier New" w:hAnsi="Courier New"/>
      </w:rPr>
    </w:lvl>
    <w:lvl w:ilvl="5" w:tplc="A7086556">
      <w:start w:val="1"/>
      <w:numFmt w:val="bullet"/>
      <w:lvlText w:val=""/>
      <w:lvlJc w:val="left"/>
      <w:pPr>
        <w:ind w:left="4320" w:hanging="360"/>
      </w:pPr>
      <w:rPr>
        <w:rFonts w:hint="default" w:ascii="Wingdings" w:hAnsi="Wingdings"/>
      </w:rPr>
    </w:lvl>
    <w:lvl w:ilvl="6" w:tplc="2168F28A">
      <w:start w:val="1"/>
      <w:numFmt w:val="bullet"/>
      <w:lvlText w:val=""/>
      <w:lvlJc w:val="left"/>
      <w:pPr>
        <w:ind w:left="5040" w:hanging="360"/>
      </w:pPr>
      <w:rPr>
        <w:rFonts w:hint="default" w:ascii="Symbol" w:hAnsi="Symbol"/>
      </w:rPr>
    </w:lvl>
    <w:lvl w:ilvl="7" w:tplc="32A66E32">
      <w:start w:val="1"/>
      <w:numFmt w:val="bullet"/>
      <w:lvlText w:val="o"/>
      <w:lvlJc w:val="left"/>
      <w:pPr>
        <w:ind w:left="5760" w:hanging="360"/>
      </w:pPr>
      <w:rPr>
        <w:rFonts w:hint="default" w:ascii="Courier New" w:hAnsi="Courier New"/>
      </w:rPr>
    </w:lvl>
    <w:lvl w:ilvl="8" w:tplc="09649738">
      <w:start w:val="1"/>
      <w:numFmt w:val="bullet"/>
      <w:lvlText w:val=""/>
      <w:lvlJc w:val="left"/>
      <w:pPr>
        <w:ind w:left="6480" w:hanging="360"/>
      </w:pPr>
      <w:rPr>
        <w:rFonts w:hint="default" w:ascii="Wingdings" w:hAnsi="Wingdings"/>
      </w:rPr>
    </w:lvl>
  </w:abstractNum>
  <w:abstractNum w:abstractNumId="18" w15:restartNumberingAfterBreak="0">
    <w:nsid w:val="3F8FC7C0"/>
    <w:multiLevelType w:val="hybridMultilevel"/>
    <w:tmpl w:val="FFFFFFFF"/>
    <w:lvl w:ilvl="0" w:tplc="542C6C02">
      <w:start w:val="1"/>
      <w:numFmt w:val="bullet"/>
      <w:lvlText w:val=""/>
      <w:lvlJc w:val="left"/>
      <w:pPr>
        <w:ind w:left="720" w:hanging="360"/>
      </w:pPr>
      <w:rPr>
        <w:rFonts w:hint="default" w:ascii="Symbol" w:hAnsi="Symbol"/>
      </w:rPr>
    </w:lvl>
    <w:lvl w:ilvl="1" w:tplc="15EE98A6">
      <w:start w:val="1"/>
      <w:numFmt w:val="bullet"/>
      <w:lvlText w:val="o"/>
      <w:lvlJc w:val="left"/>
      <w:pPr>
        <w:ind w:left="1440" w:hanging="360"/>
      </w:pPr>
      <w:rPr>
        <w:rFonts w:hint="default" w:ascii="Courier New" w:hAnsi="Courier New"/>
      </w:rPr>
    </w:lvl>
    <w:lvl w:ilvl="2" w:tplc="A28AF068">
      <w:start w:val="1"/>
      <w:numFmt w:val="bullet"/>
      <w:lvlText w:val=""/>
      <w:lvlJc w:val="left"/>
      <w:pPr>
        <w:ind w:left="2160" w:hanging="360"/>
      </w:pPr>
      <w:rPr>
        <w:rFonts w:hint="default" w:ascii="Wingdings" w:hAnsi="Wingdings"/>
      </w:rPr>
    </w:lvl>
    <w:lvl w:ilvl="3" w:tplc="5178B934">
      <w:start w:val="1"/>
      <w:numFmt w:val="bullet"/>
      <w:lvlText w:val=""/>
      <w:lvlJc w:val="left"/>
      <w:pPr>
        <w:ind w:left="2880" w:hanging="360"/>
      </w:pPr>
      <w:rPr>
        <w:rFonts w:hint="default" w:ascii="Symbol" w:hAnsi="Symbol"/>
      </w:rPr>
    </w:lvl>
    <w:lvl w:ilvl="4" w:tplc="9E9439B8">
      <w:start w:val="1"/>
      <w:numFmt w:val="bullet"/>
      <w:lvlText w:val="o"/>
      <w:lvlJc w:val="left"/>
      <w:pPr>
        <w:ind w:left="3600" w:hanging="360"/>
      </w:pPr>
      <w:rPr>
        <w:rFonts w:hint="default" w:ascii="Courier New" w:hAnsi="Courier New"/>
      </w:rPr>
    </w:lvl>
    <w:lvl w:ilvl="5" w:tplc="96ACD910">
      <w:start w:val="1"/>
      <w:numFmt w:val="bullet"/>
      <w:lvlText w:val=""/>
      <w:lvlJc w:val="left"/>
      <w:pPr>
        <w:ind w:left="4320" w:hanging="360"/>
      </w:pPr>
      <w:rPr>
        <w:rFonts w:hint="default" w:ascii="Wingdings" w:hAnsi="Wingdings"/>
      </w:rPr>
    </w:lvl>
    <w:lvl w:ilvl="6" w:tplc="EAAEB7A6">
      <w:start w:val="1"/>
      <w:numFmt w:val="bullet"/>
      <w:lvlText w:val=""/>
      <w:lvlJc w:val="left"/>
      <w:pPr>
        <w:ind w:left="5040" w:hanging="360"/>
      </w:pPr>
      <w:rPr>
        <w:rFonts w:hint="default" w:ascii="Symbol" w:hAnsi="Symbol"/>
      </w:rPr>
    </w:lvl>
    <w:lvl w:ilvl="7" w:tplc="FFBEB252">
      <w:start w:val="1"/>
      <w:numFmt w:val="bullet"/>
      <w:lvlText w:val="o"/>
      <w:lvlJc w:val="left"/>
      <w:pPr>
        <w:ind w:left="5760" w:hanging="360"/>
      </w:pPr>
      <w:rPr>
        <w:rFonts w:hint="default" w:ascii="Courier New" w:hAnsi="Courier New"/>
      </w:rPr>
    </w:lvl>
    <w:lvl w:ilvl="8" w:tplc="874021D6">
      <w:start w:val="1"/>
      <w:numFmt w:val="bullet"/>
      <w:lvlText w:val=""/>
      <w:lvlJc w:val="left"/>
      <w:pPr>
        <w:ind w:left="6480" w:hanging="360"/>
      </w:pPr>
      <w:rPr>
        <w:rFonts w:hint="default" w:ascii="Wingdings" w:hAnsi="Wingdings"/>
      </w:rPr>
    </w:lvl>
  </w:abstractNum>
  <w:abstractNum w:abstractNumId="19" w15:restartNumberingAfterBreak="0">
    <w:nsid w:val="421023C4"/>
    <w:multiLevelType w:val="hybridMultilevel"/>
    <w:tmpl w:val="FFFFFFFF"/>
    <w:lvl w:ilvl="0" w:tplc="679EAD7A">
      <w:start w:val="1"/>
      <w:numFmt w:val="bullet"/>
      <w:lvlText w:val=""/>
      <w:lvlJc w:val="left"/>
      <w:pPr>
        <w:ind w:left="720" w:hanging="360"/>
      </w:pPr>
      <w:rPr>
        <w:rFonts w:hint="default" w:ascii="Symbol" w:hAnsi="Symbol"/>
      </w:rPr>
    </w:lvl>
    <w:lvl w:ilvl="1" w:tplc="BD9E00A2">
      <w:start w:val="1"/>
      <w:numFmt w:val="bullet"/>
      <w:lvlText w:val="o"/>
      <w:lvlJc w:val="left"/>
      <w:pPr>
        <w:ind w:left="1440" w:hanging="360"/>
      </w:pPr>
      <w:rPr>
        <w:rFonts w:hint="default" w:ascii="Courier New" w:hAnsi="Courier New"/>
      </w:rPr>
    </w:lvl>
    <w:lvl w:ilvl="2" w:tplc="A3BE1B6E">
      <w:start w:val="1"/>
      <w:numFmt w:val="bullet"/>
      <w:lvlText w:val=""/>
      <w:lvlJc w:val="left"/>
      <w:pPr>
        <w:ind w:left="2160" w:hanging="360"/>
      </w:pPr>
      <w:rPr>
        <w:rFonts w:hint="default" w:ascii="Wingdings" w:hAnsi="Wingdings"/>
      </w:rPr>
    </w:lvl>
    <w:lvl w:ilvl="3" w:tplc="C2084BD6">
      <w:start w:val="1"/>
      <w:numFmt w:val="bullet"/>
      <w:lvlText w:val=""/>
      <w:lvlJc w:val="left"/>
      <w:pPr>
        <w:ind w:left="2880" w:hanging="360"/>
      </w:pPr>
      <w:rPr>
        <w:rFonts w:hint="default" w:ascii="Symbol" w:hAnsi="Symbol"/>
      </w:rPr>
    </w:lvl>
    <w:lvl w:ilvl="4" w:tplc="B6FC8AB2">
      <w:start w:val="1"/>
      <w:numFmt w:val="bullet"/>
      <w:lvlText w:val="o"/>
      <w:lvlJc w:val="left"/>
      <w:pPr>
        <w:ind w:left="3600" w:hanging="360"/>
      </w:pPr>
      <w:rPr>
        <w:rFonts w:hint="default" w:ascii="Courier New" w:hAnsi="Courier New"/>
      </w:rPr>
    </w:lvl>
    <w:lvl w:ilvl="5" w:tplc="4D0083EE">
      <w:start w:val="1"/>
      <w:numFmt w:val="bullet"/>
      <w:lvlText w:val=""/>
      <w:lvlJc w:val="left"/>
      <w:pPr>
        <w:ind w:left="4320" w:hanging="360"/>
      </w:pPr>
      <w:rPr>
        <w:rFonts w:hint="default" w:ascii="Wingdings" w:hAnsi="Wingdings"/>
      </w:rPr>
    </w:lvl>
    <w:lvl w:ilvl="6" w:tplc="E31AEF7C">
      <w:start w:val="1"/>
      <w:numFmt w:val="bullet"/>
      <w:lvlText w:val=""/>
      <w:lvlJc w:val="left"/>
      <w:pPr>
        <w:ind w:left="5040" w:hanging="360"/>
      </w:pPr>
      <w:rPr>
        <w:rFonts w:hint="default" w:ascii="Symbol" w:hAnsi="Symbol"/>
      </w:rPr>
    </w:lvl>
    <w:lvl w:ilvl="7" w:tplc="F9F02742">
      <w:start w:val="1"/>
      <w:numFmt w:val="bullet"/>
      <w:lvlText w:val="o"/>
      <w:lvlJc w:val="left"/>
      <w:pPr>
        <w:ind w:left="5760" w:hanging="360"/>
      </w:pPr>
      <w:rPr>
        <w:rFonts w:hint="default" w:ascii="Courier New" w:hAnsi="Courier New"/>
      </w:rPr>
    </w:lvl>
    <w:lvl w:ilvl="8" w:tplc="63FE6200">
      <w:start w:val="1"/>
      <w:numFmt w:val="bullet"/>
      <w:lvlText w:val=""/>
      <w:lvlJc w:val="left"/>
      <w:pPr>
        <w:ind w:left="6480" w:hanging="360"/>
      </w:pPr>
      <w:rPr>
        <w:rFonts w:hint="default" w:ascii="Wingdings" w:hAnsi="Wingdings"/>
      </w:rPr>
    </w:lvl>
  </w:abstractNum>
  <w:abstractNum w:abstractNumId="20" w15:restartNumberingAfterBreak="0">
    <w:nsid w:val="4E50C259"/>
    <w:multiLevelType w:val="hybridMultilevel"/>
    <w:tmpl w:val="FFFFFFFF"/>
    <w:lvl w:ilvl="0" w:tplc="3D30EB44">
      <w:start w:val="1"/>
      <w:numFmt w:val="bullet"/>
      <w:lvlText w:val=""/>
      <w:lvlJc w:val="left"/>
      <w:pPr>
        <w:ind w:left="720" w:hanging="360"/>
      </w:pPr>
      <w:rPr>
        <w:rFonts w:hint="default" w:ascii="Symbol" w:hAnsi="Symbol"/>
      </w:rPr>
    </w:lvl>
    <w:lvl w:ilvl="1" w:tplc="1CD2E790">
      <w:start w:val="1"/>
      <w:numFmt w:val="bullet"/>
      <w:lvlText w:val="o"/>
      <w:lvlJc w:val="left"/>
      <w:pPr>
        <w:ind w:left="1440" w:hanging="360"/>
      </w:pPr>
      <w:rPr>
        <w:rFonts w:hint="default" w:ascii="Courier New" w:hAnsi="Courier New"/>
      </w:rPr>
    </w:lvl>
    <w:lvl w:ilvl="2" w:tplc="19A05E92">
      <w:start w:val="1"/>
      <w:numFmt w:val="bullet"/>
      <w:lvlText w:val=""/>
      <w:lvlJc w:val="left"/>
      <w:pPr>
        <w:ind w:left="2160" w:hanging="360"/>
      </w:pPr>
      <w:rPr>
        <w:rFonts w:hint="default" w:ascii="Wingdings" w:hAnsi="Wingdings"/>
      </w:rPr>
    </w:lvl>
    <w:lvl w:ilvl="3" w:tplc="A2E47040">
      <w:start w:val="1"/>
      <w:numFmt w:val="bullet"/>
      <w:lvlText w:val=""/>
      <w:lvlJc w:val="left"/>
      <w:pPr>
        <w:ind w:left="2880" w:hanging="360"/>
      </w:pPr>
      <w:rPr>
        <w:rFonts w:hint="default" w:ascii="Symbol" w:hAnsi="Symbol"/>
      </w:rPr>
    </w:lvl>
    <w:lvl w:ilvl="4" w:tplc="D7845F5C">
      <w:start w:val="1"/>
      <w:numFmt w:val="bullet"/>
      <w:lvlText w:val="o"/>
      <w:lvlJc w:val="left"/>
      <w:pPr>
        <w:ind w:left="3600" w:hanging="360"/>
      </w:pPr>
      <w:rPr>
        <w:rFonts w:hint="default" w:ascii="Courier New" w:hAnsi="Courier New"/>
      </w:rPr>
    </w:lvl>
    <w:lvl w:ilvl="5" w:tplc="DE24A676">
      <w:start w:val="1"/>
      <w:numFmt w:val="bullet"/>
      <w:lvlText w:val=""/>
      <w:lvlJc w:val="left"/>
      <w:pPr>
        <w:ind w:left="4320" w:hanging="360"/>
      </w:pPr>
      <w:rPr>
        <w:rFonts w:hint="default" w:ascii="Wingdings" w:hAnsi="Wingdings"/>
      </w:rPr>
    </w:lvl>
    <w:lvl w:ilvl="6" w:tplc="8662E4EA">
      <w:start w:val="1"/>
      <w:numFmt w:val="bullet"/>
      <w:lvlText w:val=""/>
      <w:lvlJc w:val="left"/>
      <w:pPr>
        <w:ind w:left="5040" w:hanging="360"/>
      </w:pPr>
      <w:rPr>
        <w:rFonts w:hint="default" w:ascii="Symbol" w:hAnsi="Symbol"/>
      </w:rPr>
    </w:lvl>
    <w:lvl w:ilvl="7" w:tplc="817038F6">
      <w:start w:val="1"/>
      <w:numFmt w:val="bullet"/>
      <w:lvlText w:val="o"/>
      <w:lvlJc w:val="left"/>
      <w:pPr>
        <w:ind w:left="5760" w:hanging="360"/>
      </w:pPr>
      <w:rPr>
        <w:rFonts w:hint="default" w:ascii="Courier New" w:hAnsi="Courier New"/>
      </w:rPr>
    </w:lvl>
    <w:lvl w:ilvl="8" w:tplc="C6068574">
      <w:start w:val="1"/>
      <w:numFmt w:val="bullet"/>
      <w:lvlText w:val=""/>
      <w:lvlJc w:val="left"/>
      <w:pPr>
        <w:ind w:left="6480" w:hanging="360"/>
      </w:pPr>
      <w:rPr>
        <w:rFonts w:hint="default" w:ascii="Wingdings" w:hAnsi="Wingdings"/>
      </w:rPr>
    </w:lvl>
  </w:abstractNum>
  <w:abstractNum w:abstractNumId="21" w15:restartNumberingAfterBreak="0">
    <w:nsid w:val="4E8EE315"/>
    <w:multiLevelType w:val="hybridMultilevel"/>
    <w:tmpl w:val="FFFFFFFF"/>
    <w:lvl w:ilvl="0" w:tplc="D68A01D4">
      <w:start w:val="1"/>
      <w:numFmt w:val="bullet"/>
      <w:lvlText w:val=""/>
      <w:lvlJc w:val="left"/>
      <w:pPr>
        <w:ind w:left="720" w:hanging="360"/>
      </w:pPr>
      <w:rPr>
        <w:rFonts w:hint="default" w:ascii="Symbol" w:hAnsi="Symbol"/>
      </w:rPr>
    </w:lvl>
    <w:lvl w:ilvl="1" w:tplc="A4F61448">
      <w:start w:val="1"/>
      <w:numFmt w:val="bullet"/>
      <w:lvlText w:val="o"/>
      <w:lvlJc w:val="left"/>
      <w:pPr>
        <w:ind w:left="1440" w:hanging="360"/>
      </w:pPr>
      <w:rPr>
        <w:rFonts w:hint="default" w:ascii="Courier New" w:hAnsi="Courier New"/>
      </w:rPr>
    </w:lvl>
    <w:lvl w:ilvl="2" w:tplc="7FB827F4">
      <w:start w:val="1"/>
      <w:numFmt w:val="bullet"/>
      <w:lvlText w:val=""/>
      <w:lvlJc w:val="left"/>
      <w:pPr>
        <w:ind w:left="2160" w:hanging="360"/>
      </w:pPr>
      <w:rPr>
        <w:rFonts w:hint="default" w:ascii="Wingdings" w:hAnsi="Wingdings"/>
      </w:rPr>
    </w:lvl>
    <w:lvl w:ilvl="3" w:tplc="31FE63BA">
      <w:start w:val="1"/>
      <w:numFmt w:val="bullet"/>
      <w:lvlText w:val=""/>
      <w:lvlJc w:val="left"/>
      <w:pPr>
        <w:ind w:left="2880" w:hanging="360"/>
      </w:pPr>
      <w:rPr>
        <w:rFonts w:hint="default" w:ascii="Symbol" w:hAnsi="Symbol"/>
      </w:rPr>
    </w:lvl>
    <w:lvl w:ilvl="4" w:tplc="60A8853C">
      <w:start w:val="1"/>
      <w:numFmt w:val="bullet"/>
      <w:lvlText w:val="o"/>
      <w:lvlJc w:val="left"/>
      <w:pPr>
        <w:ind w:left="3600" w:hanging="360"/>
      </w:pPr>
      <w:rPr>
        <w:rFonts w:hint="default" w:ascii="Courier New" w:hAnsi="Courier New"/>
      </w:rPr>
    </w:lvl>
    <w:lvl w:ilvl="5" w:tplc="E8B63512">
      <w:start w:val="1"/>
      <w:numFmt w:val="bullet"/>
      <w:lvlText w:val=""/>
      <w:lvlJc w:val="left"/>
      <w:pPr>
        <w:ind w:left="4320" w:hanging="360"/>
      </w:pPr>
      <w:rPr>
        <w:rFonts w:hint="default" w:ascii="Wingdings" w:hAnsi="Wingdings"/>
      </w:rPr>
    </w:lvl>
    <w:lvl w:ilvl="6" w:tplc="808E5656">
      <w:start w:val="1"/>
      <w:numFmt w:val="bullet"/>
      <w:lvlText w:val=""/>
      <w:lvlJc w:val="left"/>
      <w:pPr>
        <w:ind w:left="5040" w:hanging="360"/>
      </w:pPr>
      <w:rPr>
        <w:rFonts w:hint="default" w:ascii="Symbol" w:hAnsi="Symbol"/>
      </w:rPr>
    </w:lvl>
    <w:lvl w:ilvl="7" w:tplc="9DFAF1C2">
      <w:start w:val="1"/>
      <w:numFmt w:val="bullet"/>
      <w:lvlText w:val="o"/>
      <w:lvlJc w:val="left"/>
      <w:pPr>
        <w:ind w:left="5760" w:hanging="360"/>
      </w:pPr>
      <w:rPr>
        <w:rFonts w:hint="default" w:ascii="Courier New" w:hAnsi="Courier New"/>
      </w:rPr>
    </w:lvl>
    <w:lvl w:ilvl="8" w:tplc="38C8A23A">
      <w:start w:val="1"/>
      <w:numFmt w:val="bullet"/>
      <w:lvlText w:val=""/>
      <w:lvlJc w:val="left"/>
      <w:pPr>
        <w:ind w:left="6480" w:hanging="360"/>
      </w:pPr>
      <w:rPr>
        <w:rFonts w:hint="default" w:ascii="Wingdings" w:hAnsi="Wingdings"/>
      </w:rPr>
    </w:lvl>
  </w:abstractNum>
  <w:abstractNum w:abstractNumId="22" w15:restartNumberingAfterBreak="0">
    <w:nsid w:val="51485736"/>
    <w:multiLevelType w:val="hybridMultilevel"/>
    <w:tmpl w:val="FFFFFFFF"/>
    <w:lvl w:ilvl="0" w:tplc="4E2EA59C">
      <w:start w:val="1"/>
      <w:numFmt w:val="bullet"/>
      <w:lvlText w:val=""/>
      <w:lvlJc w:val="left"/>
      <w:pPr>
        <w:ind w:left="720" w:hanging="360"/>
      </w:pPr>
      <w:rPr>
        <w:rFonts w:hint="default" w:ascii="Symbol" w:hAnsi="Symbol"/>
      </w:rPr>
    </w:lvl>
    <w:lvl w:ilvl="1" w:tplc="CA1C4E28">
      <w:start w:val="1"/>
      <w:numFmt w:val="bullet"/>
      <w:lvlText w:val="o"/>
      <w:lvlJc w:val="left"/>
      <w:pPr>
        <w:ind w:left="1440" w:hanging="360"/>
      </w:pPr>
      <w:rPr>
        <w:rFonts w:hint="default" w:ascii="Courier New" w:hAnsi="Courier New"/>
      </w:rPr>
    </w:lvl>
    <w:lvl w:ilvl="2" w:tplc="E834C430">
      <w:start w:val="1"/>
      <w:numFmt w:val="bullet"/>
      <w:lvlText w:val=""/>
      <w:lvlJc w:val="left"/>
      <w:pPr>
        <w:ind w:left="2160" w:hanging="360"/>
      </w:pPr>
      <w:rPr>
        <w:rFonts w:hint="default" w:ascii="Wingdings" w:hAnsi="Wingdings"/>
      </w:rPr>
    </w:lvl>
    <w:lvl w:ilvl="3" w:tplc="02C4717C">
      <w:start w:val="1"/>
      <w:numFmt w:val="bullet"/>
      <w:lvlText w:val=""/>
      <w:lvlJc w:val="left"/>
      <w:pPr>
        <w:ind w:left="2880" w:hanging="360"/>
      </w:pPr>
      <w:rPr>
        <w:rFonts w:hint="default" w:ascii="Symbol" w:hAnsi="Symbol"/>
      </w:rPr>
    </w:lvl>
    <w:lvl w:ilvl="4" w:tplc="130E443E">
      <w:start w:val="1"/>
      <w:numFmt w:val="bullet"/>
      <w:lvlText w:val="o"/>
      <w:lvlJc w:val="left"/>
      <w:pPr>
        <w:ind w:left="3600" w:hanging="360"/>
      </w:pPr>
      <w:rPr>
        <w:rFonts w:hint="default" w:ascii="Courier New" w:hAnsi="Courier New"/>
      </w:rPr>
    </w:lvl>
    <w:lvl w:ilvl="5" w:tplc="61A21C84">
      <w:start w:val="1"/>
      <w:numFmt w:val="bullet"/>
      <w:lvlText w:val=""/>
      <w:lvlJc w:val="left"/>
      <w:pPr>
        <w:ind w:left="4320" w:hanging="360"/>
      </w:pPr>
      <w:rPr>
        <w:rFonts w:hint="default" w:ascii="Wingdings" w:hAnsi="Wingdings"/>
      </w:rPr>
    </w:lvl>
    <w:lvl w:ilvl="6" w:tplc="41F6D08A">
      <w:start w:val="1"/>
      <w:numFmt w:val="bullet"/>
      <w:lvlText w:val=""/>
      <w:lvlJc w:val="left"/>
      <w:pPr>
        <w:ind w:left="5040" w:hanging="360"/>
      </w:pPr>
      <w:rPr>
        <w:rFonts w:hint="default" w:ascii="Symbol" w:hAnsi="Symbol"/>
      </w:rPr>
    </w:lvl>
    <w:lvl w:ilvl="7" w:tplc="E50ED5A6">
      <w:start w:val="1"/>
      <w:numFmt w:val="bullet"/>
      <w:lvlText w:val="o"/>
      <w:lvlJc w:val="left"/>
      <w:pPr>
        <w:ind w:left="5760" w:hanging="360"/>
      </w:pPr>
      <w:rPr>
        <w:rFonts w:hint="default" w:ascii="Courier New" w:hAnsi="Courier New"/>
      </w:rPr>
    </w:lvl>
    <w:lvl w:ilvl="8" w:tplc="E7F08522">
      <w:start w:val="1"/>
      <w:numFmt w:val="bullet"/>
      <w:lvlText w:val=""/>
      <w:lvlJc w:val="left"/>
      <w:pPr>
        <w:ind w:left="6480" w:hanging="360"/>
      </w:pPr>
      <w:rPr>
        <w:rFonts w:hint="default" w:ascii="Wingdings" w:hAnsi="Wingdings"/>
      </w:rPr>
    </w:lvl>
  </w:abstractNum>
  <w:abstractNum w:abstractNumId="23" w15:restartNumberingAfterBreak="0">
    <w:nsid w:val="5268BA90"/>
    <w:multiLevelType w:val="hybridMultilevel"/>
    <w:tmpl w:val="FFFFFFFF"/>
    <w:lvl w:ilvl="0" w:tplc="7F8C93B2">
      <w:start w:val="1"/>
      <w:numFmt w:val="bullet"/>
      <w:lvlText w:val=""/>
      <w:lvlJc w:val="left"/>
      <w:pPr>
        <w:ind w:left="720" w:hanging="360"/>
      </w:pPr>
      <w:rPr>
        <w:rFonts w:hint="default" w:ascii="Symbol" w:hAnsi="Symbol"/>
      </w:rPr>
    </w:lvl>
    <w:lvl w:ilvl="1" w:tplc="AD44890C">
      <w:start w:val="1"/>
      <w:numFmt w:val="bullet"/>
      <w:lvlText w:val="o"/>
      <w:lvlJc w:val="left"/>
      <w:pPr>
        <w:ind w:left="1440" w:hanging="360"/>
      </w:pPr>
      <w:rPr>
        <w:rFonts w:hint="default" w:ascii="Courier New" w:hAnsi="Courier New"/>
      </w:rPr>
    </w:lvl>
    <w:lvl w:ilvl="2" w:tplc="F2B6D434">
      <w:start w:val="1"/>
      <w:numFmt w:val="bullet"/>
      <w:lvlText w:val=""/>
      <w:lvlJc w:val="left"/>
      <w:pPr>
        <w:ind w:left="2160" w:hanging="360"/>
      </w:pPr>
      <w:rPr>
        <w:rFonts w:hint="default" w:ascii="Wingdings" w:hAnsi="Wingdings"/>
      </w:rPr>
    </w:lvl>
    <w:lvl w:ilvl="3" w:tplc="83D87440">
      <w:start w:val="1"/>
      <w:numFmt w:val="bullet"/>
      <w:lvlText w:val=""/>
      <w:lvlJc w:val="left"/>
      <w:pPr>
        <w:ind w:left="2880" w:hanging="360"/>
      </w:pPr>
      <w:rPr>
        <w:rFonts w:hint="default" w:ascii="Symbol" w:hAnsi="Symbol"/>
      </w:rPr>
    </w:lvl>
    <w:lvl w:ilvl="4" w:tplc="50A05FB2">
      <w:start w:val="1"/>
      <w:numFmt w:val="bullet"/>
      <w:lvlText w:val="o"/>
      <w:lvlJc w:val="left"/>
      <w:pPr>
        <w:ind w:left="3600" w:hanging="360"/>
      </w:pPr>
      <w:rPr>
        <w:rFonts w:hint="default" w:ascii="Courier New" w:hAnsi="Courier New"/>
      </w:rPr>
    </w:lvl>
    <w:lvl w:ilvl="5" w:tplc="83D63EE8">
      <w:start w:val="1"/>
      <w:numFmt w:val="bullet"/>
      <w:lvlText w:val=""/>
      <w:lvlJc w:val="left"/>
      <w:pPr>
        <w:ind w:left="4320" w:hanging="360"/>
      </w:pPr>
      <w:rPr>
        <w:rFonts w:hint="default" w:ascii="Wingdings" w:hAnsi="Wingdings"/>
      </w:rPr>
    </w:lvl>
    <w:lvl w:ilvl="6" w:tplc="C1440570">
      <w:start w:val="1"/>
      <w:numFmt w:val="bullet"/>
      <w:lvlText w:val=""/>
      <w:lvlJc w:val="left"/>
      <w:pPr>
        <w:ind w:left="5040" w:hanging="360"/>
      </w:pPr>
      <w:rPr>
        <w:rFonts w:hint="default" w:ascii="Symbol" w:hAnsi="Symbol"/>
      </w:rPr>
    </w:lvl>
    <w:lvl w:ilvl="7" w:tplc="0D96AF32">
      <w:start w:val="1"/>
      <w:numFmt w:val="bullet"/>
      <w:lvlText w:val="o"/>
      <w:lvlJc w:val="left"/>
      <w:pPr>
        <w:ind w:left="5760" w:hanging="360"/>
      </w:pPr>
      <w:rPr>
        <w:rFonts w:hint="default" w:ascii="Courier New" w:hAnsi="Courier New"/>
      </w:rPr>
    </w:lvl>
    <w:lvl w:ilvl="8" w:tplc="C7B26ADA">
      <w:start w:val="1"/>
      <w:numFmt w:val="bullet"/>
      <w:lvlText w:val=""/>
      <w:lvlJc w:val="left"/>
      <w:pPr>
        <w:ind w:left="6480" w:hanging="360"/>
      </w:pPr>
      <w:rPr>
        <w:rFonts w:hint="default" w:ascii="Wingdings" w:hAnsi="Wingdings"/>
      </w:rPr>
    </w:lvl>
  </w:abstractNum>
  <w:abstractNum w:abstractNumId="24" w15:restartNumberingAfterBreak="0">
    <w:nsid w:val="52850AF0"/>
    <w:multiLevelType w:val="hybridMultilevel"/>
    <w:tmpl w:val="FFFFFFFF"/>
    <w:lvl w:ilvl="0" w:tplc="BDD08E70">
      <w:start w:val="1"/>
      <w:numFmt w:val="bullet"/>
      <w:lvlText w:val=""/>
      <w:lvlJc w:val="left"/>
      <w:pPr>
        <w:ind w:left="720" w:hanging="360"/>
      </w:pPr>
      <w:rPr>
        <w:rFonts w:hint="default" w:ascii="Symbol" w:hAnsi="Symbol"/>
      </w:rPr>
    </w:lvl>
    <w:lvl w:ilvl="1" w:tplc="E5FA2E5A">
      <w:start w:val="1"/>
      <w:numFmt w:val="bullet"/>
      <w:lvlText w:val="o"/>
      <w:lvlJc w:val="left"/>
      <w:pPr>
        <w:ind w:left="1440" w:hanging="360"/>
      </w:pPr>
      <w:rPr>
        <w:rFonts w:hint="default" w:ascii="Courier New" w:hAnsi="Courier New"/>
      </w:rPr>
    </w:lvl>
    <w:lvl w:ilvl="2" w:tplc="B64AC11E">
      <w:start w:val="1"/>
      <w:numFmt w:val="bullet"/>
      <w:lvlText w:val=""/>
      <w:lvlJc w:val="left"/>
      <w:pPr>
        <w:ind w:left="2160" w:hanging="360"/>
      </w:pPr>
      <w:rPr>
        <w:rFonts w:hint="default" w:ascii="Wingdings" w:hAnsi="Wingdings"/>
      </w:rPr>
    </w:lvl>
    <w:lvl w:ilvl="3" w:tplc="20D62A48">
      <w:start w:val="1"/>
      <w:numFmt w:val="bullet"/>
      <w:lvlText w:val=""/>
      <w:lvlJc w:val="left"/>
      <w:pPr>
        <w:ind w:left="2880" w:hanging="360"/>
      </w:pPr>
      <w:rPr>
        <w:rFonts w:hint="default" w:ascii="Symbol" w:hAnsi="Symbol"/>
      </w:rPr>
    </w:lvl>
    <w:lvl w:ilvl="4" w:tplc="5D12FFEC">
      <w:start w:val="1"/>
      <w:numFmt w:val="bullet"/>
      <w:lvlText w:val="o"/>
      <w:lvlJc w:val="left"/>
      <w:pPr>
        <w:ind w:left="3600" w:hanging="360"/>
      </w:pPr>
      <w:rPr>
        <w:rFonts w:hint="default" w:ascii="Courier New" w:hAnsi="Courier New"/>
      </w:rPr>
    </w:lvl>
    <w:lvl w:ilvl="5" w:tplc="95A667E2">
      <w:start w:val="1"/>
      <w:numFmt w:val="bullet"/>
      <w:lvlText w:val=""/>
      <w:lvlJc w:val="left"/>
      <w:pPr>
        <w:ind w:left="4320" w:hanging="360"/>
      </w:pPr>
      <w:rPr>
        <w:rFonts w:hint="default" w:ascii="Wingdings" w:hAnsi="Wingdings"/>
      </w:rPr>
    </w:lvl>
    <w:lvl w:ilvl="6" w:tplc="ACBAE148">
      <w:start w:val="1"/>
      <w:numFmt w:val="bullet"/>
      <w:lvlText w:val=""/>
      <w:lvlJc w:val="left"/>
      <w:pPr>
        <w:ind w:left="5040" w:hanging="360"/>
      </w:pPr>
      <w:rPr>
        <w:rFonts w:hint="default" w:ascii="Symbol" w:hAnsi="Symbol"/>
      </w:rPr>
    </w:lvl>
    <w:lvl w:ilvl="7" w:tplc="22B25E6A">
      <w:start w:val="1"/>
      <w:numFmt w:val="bullet"/>
      <w:lvlText w:val="o"/>
      <w:lvlJc w:val="left"/>
      <w:pPr>
        <w:ind w:left="5760" w:hanging="360"/>
      </w:pPr>
      <w:rPr>
        <w:rFonts w:hint="default" w:ascii="Courier New" w:hAnsi="Courier New"/>
      </w:rPr>
    </w:lvl>
    <w:lvl w:ilvl="8" w:tplc="97762008">
      <w:start w:val="1"/>
      <w:numFmt w:val="bullet"/>
      <w:lvlText w:val=""/>
      <w:lvlJc w:val="left"/>
      <w:pPr>
        <w:ind w:left="6480" w:hanging="360"/>
      </w:pPr>
      <w:rPr>
        <w:rFonts w:hint="default" w:ascii="Wingdings" w:hAnsi="Wingdings"/>
      </w:rPr>
    </w:lvl>
  </w:abstractNum>
  <w:abstractNum w:abstractNumId="25" w15:restartNumberingAfterBreak="0">
    <w:nsid w:val="54B5FA39"/>
    <w:multiLevelType w:val="hybridMultilevel"/>
    <w:tmpl w:val="FFFFFFFF"/>
    <w:lvl w:ilvl="0" w:tplc="71845154">
      <w:start w:val="1"/>
      <w:numFmt w:val="bullet"/>
      <w:lvlText w:val=""/>
      <w:lvlJc w:val="left"/>
      <w:pPr>
        <w:ind w:left="720" w:hanging="360"/>
      </w:pPr>
      <w:rPr>
        <w:rFonts w:hint="default" w:ascii="Symbol" w:hAnsi="Symbol"/>
      </w:rPr>
    </w:lvl>
    <w:lvl w:ilvl="1" w:tplc="546ADA86">
      <w:start w:val="1"/>
      <w:numFmt w:val="bullet"/>
      <w:lvlText w:val="o"/>
      <w:lvlJc w:val="left"/>
      <w:pPr>
        <w:ind w:left="1440" w:hanging="360"/>
      </w:pPr>
      <w:rPr>
        <w:rFonts w:hint="default" w:ascii="Courier New" w:hAnsi="Courier New"/>
      </w:rPr>
    </w:lvl>
    <w:lvl w:ilvl="2" w:tplc="E0F8443C">
      <w:start w:val="1"/>
      <w:numFmt w:val="bullet"/>
      <w:lvlText w:val=""/>
      <w:lvlJc w:val="left"/>
      <w:pPr>
        <w:ind w:left="2160" w:hanging="360"/>
      </w:pPr>
      <w:rPr>
        <w:rFonts w:hint="default" w:ascii="Wingdings" w:hAnsi="Wingdings"/>
      </w:rPr>
    </w:lvl>
    <w:lvl w:ilvl="3" w:tplc="0CA43812">
      <w:start w:val="1"/>
      <w:numFmt w:val="bullet"/>
      <w:lvlText w:val=""/>
      <w:lvlJc w:val="left"/>
      <w:pPr>
        <w:ind w:left="2880" w:hanging="360"/>
      </w:pPr>
      <w:rPr>
        <w:rFonts w:hint="default" w:ascii="Symbol" w:hAnsi="Symbol"/>
      </w:rPr>
    </w:lvl>
    <w:lvl w:ilvl="4" w:tplc="8152997A">
      <w:start w:val="1"/>
      <w:numFmt w:val="bullet"/>
      <w:lvlText w:val="o"/>
      <w:lvlJc w:val="left"/>
      <w:pPr>
        <w:ind w:left="3600" w:hanging="360"/>
      </w:pPr>
      <w:rPr>
        <w:rFonts w:hint="default" w:ascii="Courier New" w:hAnsi="Courier New"/>
      </w:rPr>
    </w:lvl>
    <w:lvl w:ilvl="5" w:tplc="8550EA5A">
      <w:start w:val="1"/>
      <w:numFmt w:val="bullet"/>
      <w:lvlText w:val=""/>
      <w:lvlJc w:val="left"/>
      <w:pPr>
        <w:ind w:left="4320" w:hanging="360"/>
      </w:pPr>
      <w:rPr>
        <w:rFonts w:hint="default" w:ascii="Wingdings" w:hAnsi="Wingdings"/>
      </w:rPr>
    </w:lvl>
    <w:lvl w:ilvl="6" w:tplc="1506E7CE">
      <w:start w:val="1"/>
      <w:numFmt w:val="bullet"/>
      <w:lvlText w:val=""/>
      <w:lvlJc w:val="left"/>
      <w:pPr>
        <w:ind w:left="5040" w:hanging="360"/>
      </w:pPr>
      <w:rPr>
        <w:rFonts w:hint="default" w:ascii="Symbol" w:hAnsi="Symbol"/>
      </w:rPr>
    </w:lvl>
    <w:lvl w:ilvl="7" w:tplc="8BBAC4AA">
      <w:start w:val="1"/>
      <w:numFmt w:val="bullet"/>
      <w:lvlText w:val="o"/>
      <w:lvlJc w:val="left"/>
      <w:pPr>
        <w:ind w:left="5760" w:hanging="360"/>
      </w:pPr>
      <w:rPr>
        <w:rFonts w:hint="default" w:ascii="Courier New" w:hAnsi="Courier New"/>
      </w:rPr>
    </w:lvl>
    <w:lvl w:ilvl="8" w:tplc="6448759A">
      <w:start w:val="1"/>
      <w:numFmt w:val="bullet"/>
      <w:lvlText w:val=""/>
      <w:lvlJc w:val="left"/>
      <w:pPr>
        <w:ind w:left="6480" w:hanging="360"/>
      </w:pPr>
      <w:rPr>
        <w:rFonts w:hint="default" w:ascii="Wingdings" w:hAnsi="Wingdings"/>
      </w:rPr>
    </w:lvl>
  </w:abstractNum>
  <w:abstractNum w:abstractNumId="26" w15:restartNumberingAfterBreak="0">
    <w:nsid w:val="55F95165"/>
    <w:multiLevelType w:val="hybridMultilevel"/>
    <w:tmpl w:val="FFFFFFFF"/>
    <w:lvl w:ilvl="0" w:tplc="1570C986">
      <w:start w:val="1"/>
      <w:numFmt w:val="bullet"/>
      <w:lvlText w:val=""/>
      <w:lvlJc w:val="left"/>
      <w:pPr>
        <w:ind w:left="720" w:hanging="360"/>
      </w:pPr>
      <w:rPr>
        <w:rFonts w:hint="default" w:ascii="Symbol" w:hAnsi="Symbol"/>
      </w:rPr>
    </w:lvl>
    <w:lvl w:ilvl="1" w:tplc="AE381AF8">
      <w:start w:val="1"/>
      <w:numFmt w:val="bullet"/>
      <w:lvlText w:val="o"/>
      <w:lvlJc w:val="left"/>
      <w:pPr>
        <w:ind w:left="1440" w:hanging="360"/>
      </w:pPr>
      <w:rPr>
        <w:rFonts w:hint="default" w:ascii="Courier New" w:hAnsi="Courier New"/>
      </w:rPr>
    </w:lvl>
    <w:lvl w:ilvl="2" w:tplc="F704D86E">
      <w:start w:val="1"/>
      <w:numFmt w:val="bullet"/>
      <w:lvlText w:val=""/>
      <w:lvlJc w:val="left"/>
      <w:pPr>
        <w:ind w:left="2160" w:hanging="360"/>
      </w:pPr>
      <w:rPr>
        <w:rFonts w:hint="default" w:ascii="Wingdings" w:hAnsi="Wingdings"/>
      </w:rPr>
    </w:lvl>
    <w:lvl w:ilvl="3" w:tplc="932A2402">
      <w:start w:val="1"/>
      <w:numFmt w:val="bullet"/>
      <w:lvlText w:val=""/>
      <w:lvlJc w:val="left"/>
      <w:pPr>
        <w:ind w:left="2880" w:hanging="360"/>
      </w:pPr>
      <w:rPr>
        <w:rFonts w:hint="default" w:ascii="Symbol" w:hAnsi="Symbol"/>
      </w:rPr>
    </w:lvl>
    <w:lvl w:ilvl="4" w:tplc="A6A6D9FA">
      <w:start w:val="1"/>
      <w:numFmt w:val="bullet"/>
      <w:lvlText w:val="o"/>
      <w:lvlJc w:val="left"/>
      <w:pPr>
        <w:ind w:left="3600" w:hanging="360"/>
      </w:pPr>
      <w:rPr>
        <w:rFonts w:hint="default" w:ascii="Courier New" w:hAnsi="Courier New"/>
      </w:rPr>
    </w:lvl>
    <w:lvl w:ilvl="5" w:tplc="048818A4">
      <w:start w:val="1"/>
      <w:numFmt w:val="bullet"/>
      <w:lvlText w:val=""/>
      <w:lvlJc w:val="left"/>
      <w:pPr>
        <w:ind w:left="4320" w:hanging="360"/>
      </w:pPr>
      <w:rPr>
        <w:rFonts w:hint="default" w:ascii="Wingdings" w:hAnsi="Wingdings"/>
      </w:rPr>
    </w:lvl>
    <w:lvl w:ilvl="6" w:tplc="BB764082">
      <w:start w:val="1"/>
      <w:numFmt w:val="bullet"/>
      <w:lvlText w:val=""/>
      <w:lvlJc w:val="left"/>
      <w:pPr>
        <w:ind w:left="5040" w:hanging="360"/>
      </w:pPr>
      <w:rPr>
        <w:rFonts w:hint="default" w:ascii="Symbol" w:hAnsi="Symbol"/>
      </w:rPr>
    </w:lvl>
    <w:lvl w:ilvl="7" w:tplc="3844D440">
      <w:start w:val="1"/>
      <w:numFmt w:val="bullet"/>
      <w:lvlText w:val="o"/>
      <w:lvlJc w:val="left"/>
      <w:pPr>
        <w:ind w:left="5760" w:hanging="360"/>
      </w:pPr>
      <w:rPr>
        <w:rFonts w:hint="default" w:ascii="Courier New" w:hAnsi="Courier New"/>
      </w:rPr>
    </w:lvl>
    <w:lvl w:ilvl="8" w:tplc="4B8CC6C8">
      <w:start w:val="1"/>
      <w:numFmt w:val="bullet"/>
      <w:lvlText w:val=""/>
      <w:lvlJc w:val="left"/>
      <w:pPr>
        <w:ind w:left="6480" w:hanging="360"/>
      </w:pPr>
      <w:rPr>
        <w:rFonts w:hint="default" w:ascii="Wingdings" w:hAnsi="Wingdings"/>
      </w:rPr>
    </w:lvl>
  </w:abstractNum>
  <w:abstractNum w:abstractNumId="27" w15:restartNumberingAfterBreak="0">
    <w:nsid w:val="5823B35B"/>
    <w:multiLevelType w:val="hybridMultilevel"/>
    <w:tmpl w:val="FFFFFFFF"/>
    <w:lvl w:ilvl="0" w:tplc="3A3A1440">
      <w:start w:val="1"/>
      <w:numFmt w:val="bullet"/>
      <w:lvlText w:val=""/>
      <w:lvlJc w:val="left"/>
      <w:pPr>
        <w:ind w:left="720" w:hanging="360"/>
      </w:pPr>
      <w:rPr>
        <w:rFonts w:hint="default" w:ascii="Symbol" w:hAnsi="Symbol"/>
      </w:rPr>
    </w:lvl>
    <w:lvl w:ilvl="1" w:tplc="305C81F8">
      <w:start w:val="1"/>
      <w:numFmt w:val="bullet"/>
      <w:lvlText w:val="o"/>
      <w:lvlJc w:val="left"/>
      <w:pPr>
        <w:ind w:left="1440" w:hanging="360"/>
      </w:pPr>
      <w:rPr>
        <w:rFonts w:hint="default" w:ascii="Courier New" w:hAnsi="Courier New"/>
      </w:rPr>
    </w:lvl>
    <w:lvl w:ilvl="2" w:tplc="AE268726">
      <w:start w:val="1"/>
      <w:numFmt w:val="bullet"/>
      <w:lvlText w:val=""/>
      <w:lvlJc w:val="left"/>
      <w:pPr>
        <w:ind w:left="2160" w:hanging="360"/>
      </w:pPr>
      <w:rPr>
        <w:rFonts w:hint="default" w:ascii="Wingdings" w:hAnsi="Wingdings"/>
      </w:rPr>
    </w:lvl>
    <w:lvl w:ilvl="3" w:tplc="5706E584">
      <w:start w:val="1"/>
      <w:numFmt w:val="bullet"/>
      <w:lvlText w:val=""/>
      <w:lvlJc w:val="left"/>
      <w:pPr>
        <w:ind w:left="2880" w:hanging="360"/>
      </w:pPr>
      <w:rPr>
        <w:rFonts w:hint="default" w:ascii="Symbol" w:hAnsi="Symbol"/>
      </w:rPr>
    </w:lvl>
    <w:lvl w:ilvl="4" w:tplc="8A8EEB92">
      <w:start w:val="1"/>
      <w:numFmt w:val="bullet"/>
      <w:lvlText w:val="o"/>
      <w:lvlJc w:val="left"/>
      <w:pPr>
        <w:ind w:left="3600" w:hanging="360"/>
      </w:pPr>
      <w:rPr>
        <w:rFonts w:hint="default" w:ascii="Courier New" w:hAnsi="Courier New"/>
      </w:rPr>
    </w:lvl>
    <w:lvl w:ilvl="5" w:tplc="C69ABB40">
      <w:start w:val="1"/>
      <w:numFmt w:val="bullet"/>
      <w:lvlText w:val=""/>
      <w:lvlJc w:val="left"/>
      <w:pPr>
        <w:ind w:left="4320" w:hanging="360"/>
      </w:pPr>
      <w:rPr>
        <w:rFonts w:hint="default" w:ascii="Wingdings" w:hAnsi="Wingdings"/>
      </w:rPr>
    </w:lvl>
    <w:lvl w:ilvl="6" w:tplc="F6BC54C6">
      <w:start w:val="1"/>
      <w:numFmt w:val="bullet"/>
      <w:lvlText w:val=""/>
      <w:lvlJc w:val="left"/>
      <w:pPr>
        <w:ind w:left="5040" w:hanging="360"/>
      </w:pPr>
      <w:rPr>
        <w:rFonts w:hint="default" w:ascii="Symbol" w:hAnsi="Symbol"/>
      </w:rPr>
    </w:lvl>
    <w:lvl w:ilvl="7" w:tplc="8F3A4076">
      <w:start w:val="1"/>
      <w:numFmt w:val="bullet"/>
      <w:lvlText w:val="o"/>
      <w:lvlJc w:val="left"/>
      <w:pPr>
        <w:ind w:left="5760" w:hanging="360"/>
      </w:pPr>
      <w:rPr>
        <w:rFonts w:hint="default" w:ascii="Courier New" w:hAnsi="Courier New"/>
      </w:rPr>
    </w:lvl>
    <w:lvl w:ilvl="8" w:tplc="42C6F7B2">
      <w:start w:val="1"/>
      <w:numFmt w:val="bullet"/>
      <w:lvlText w:val=""/>
      <w:lvlJc w:val="left"/>
      <w:pPr>
        <w:ind w:left="6480" w:hanging="360"/>
      </w:pPr>
      <w:rPr>
        <w:rFonts w:hint="default" w:ascii="Wingdings" w:hAnsi="Wingdings"/>
      </w:rPr>
    </w:lvl>
  </w:abstractNum>
  <w:abstractNum w:abstractNumId="28" w15:restartNumberingAfterBreak="0">
    <w:nsid w:val="586E3F98"/>
    <w:multiLevelType w:val="hybridMultilevel"/>
    <w:tmpl w:val="FFFFFFFF"/>
    <w:lvl w:ilvl="0" w:tplc="1FE864F2">
      <w:start w:val="1"/>
      <w:numFmt w:val="bullet"/>
      <w:lvlText w:val=""/>
      <w:lvlJc w:val="left"/>
      <w:pPr>
        <w:ind w:left="720" w:hanging="360"/>
      </w:pPr>
      <w:rPr>
        <w:rFonts w:hint="default" w:ascii="Symbol" w:hAnsi="Symbol"/>
      </w:rPr>
    </w:lvl>
    <w:lvl w:ilvl="1" w:tplc="31C019B4">
      <w:start w:val="1"/>
      <w:numFmt w:val="bullet"/>
      <w:lvlText w:val="o"/>
      <w:lvlJc w:val="left"/>
      <w:pPr>
        <w:ind w:left="1440" w:hanging="360"/>
      </w:pPr>
      <w:rPr>
        <w:rFonts w:hint="default" w:ascii="Courier New" w:hAnsi="Courier New"/>
      </w:rPr>
    </w:lvl>
    <w:lvl w:ilvl="2" w:tplc="904426A2">
      <w:start w:val="1"/>
      <w:numFmt w:val="bullet"/>
      <w:lvlText w:val=""/>
      <w:lvlJc w:val="left"/>
      <w:pPr>
        <w:ind w:left="2160" w:hanging="360"/>
      </w:pPr>
      <w:rPr>
        <w:rFonts w:hint="default" w:ascii="Wingdings" w:hAnsi="Wingdings"/>
      </w:rPr>
    </w:lvl>
    <w:lvl w:ilvl="3" w:tplc="7E3EA1B0">
      <w:start w:val="1"/>
      <w:numFmt w:val="bullet"/>
      <w:lvlText w:val=""/>
      <w:lvlJc w:val="left"/>
      <w:pPr>
        <w:ind w:left="2880" w:hanging="360"/>
      </w:pPr>
      <w:rPr>
        <w:rFonts w:hint="default" w:ascii="Symbol" w:hAnsi="Symbol"/>
      </w:rPr>
    </w:lvl>
    <w:lvl w:ilvl="4" w:tplc="6BA63240">
      <w:start w:val="1"/>
      <w:numFmt w:val="bullet"/>
      <w:lvlText w:val="o"/>
      <w:lvlJc w:val="left"/>
      <w:pPr>
        <w:ind w:left="3600" w:hanging="360"/>
      </w:pPr>
      <w:rPr>
        <w:rFonts w:hint="default" w:ascii="Courier New" w:hAnsi="Courier New"/>
      </w:rPr>
    </w:lvl>
    <w:lvl w:ilvl="5" w:tplc="1E1C8CC0">
      <w:start w:val="1"/>
      <w:numFmt w:val="bullet"/>
      <w:lvlText w:val=""/>
      <w:lvlJc w:val="left"/>
      <w:pPr>
        <w:ind w:left="4320" w:hanging="360"/>
      </w:pPr>
      <w:rPr>
        <w:rFonts w:hint="default" w:ascii="Wingdings" w:hAnsi="Wingdings"/>
      </w:rPr>
    </w:lvl>
    <w:lvl w:ilvl="6" w:tplc="14D0BF20">
      <w:start w:val="1"/>
      <w:numFmt w:val="bullet"/>
      <w:lvlText w:val=""/>
      <w:lvlJc w:val="left"/>
      <w:pPr>
        <w:ind w:left="5040" w:hanging="360"/>
      </w:pPr>
      <w:rPr>
        <w:rFonts w:hint="default" w:ascii="Symbol" w:hAnsi="Symbol"/>
      </w:rPr>
    </w:lvl>
    <w:lvl w:ilvl="7" w:tplc="B900D09C">
      <w:start w:val="1"/>
      <w:numFmt w:val="bullet"/>
      <w:lvlText w:val="o"/>
      <w:lvlJc w:val="left"/>
      <w:pPr>
        <w:ind w:left="5760" w:hanging="360"/>
      </w:pPr>
      <w:rPr>
        <w:rFonts w:hint="default" w:ascii="Courier New" w:hAnsi="Courier New"/>
      </w:rPr>
    </w:lvl>
    <w:lvl w:ilvl="8" w:tplc="AE64BB44">
      <w:start w:val="1"/>
      <w:numFmt w:val="bullet"/>
      <w:lvlText w:val=""/>
      <w:lvlJc w:val="left"/>
      <w:pPr>
        <w:ind w:left="6480" w:hanging="360"/>
      </w:pPr>
      <w:rPr>
        <w:rFonts w:hint="default" w:ascii="Wingdings" w:hAnsi="Wingdings"/>
      </w:rPr>
    </w:lvl>
  </w:abstractNum>
  <w:abstractNum w:abstractNumId="29" w15:restartNumberingAfterBreak="0">
    <w:nsid w:val="5957AA0D"/>
    <w:multiLevelType w:val="hybridMultilevel"/>
    <w:tmpl w:val="FFFFFFFF"/>
    <w:lvl w:ilvl="0" w:tplc="3496CFA8">
      <w:start w:val="1"/>
      <w:numFmt w:val="bullet"/>
      <w:lvlText w:val=""/>
      <w:lvlJc w:val="left"/>
      <w:pPr>
        <w:ind w:left="720" w:hanging="360"/>
      </w:pPr>
      <w:rPr>
        <w:rFonts w:hint="default" w:ascii="Symbol" w:hAnsi="Symbol"/>
      </w:rPr>
    </w:lvl>
    <w:lvl w:ilvl="1" w:tplc="07963E5C">
      <w:start w:val="1"/>
      <w:numFmt w:val="bullet"/>
      <w:lvlText w:val="o"/>
      <w:lvlJc w:val="left"/>
      <w:pPr>
        <w:ind w:left="1440" w:hanging="360"/>
      </w:pPr>
      <w:rPr>
        <w:rFonts w:hint="default" w:ascii="Courier New" w:hAnsi="Courier New"/>
      </w:rPr>
    </w:lvl>
    <w:lvl w:ilvl="2" w:tplc="C0B6B184">
      <w:start w:val="1"/>
      <w:numFmt w:val="bullet"/>
      <w:lvlText w:val=""/>
      <w:lvlJc w:val="left"/>
      <w:pPr>
        <w:ind w:left="2160" w:hanging="360"/>
      </w:pPr>
      <w:rPr>
        <w:rFonts w:hint="default" w:ascii="Wingdings" w:hAnsi="Wingdings"/>
      </w:rPr>
    </w:lvl>
    <w:lvl w:ilvl="3" w:tplc="816A590E">
      <w:start w:val="1"/>
      <w:numFmt w:val="bullet"/>
      <w:lvlText w:val=""/>
      <w:lvlJc w:val="left"/>
      <w:pPr>
        <w:ind w:left="2880" w:hanging="360"/>
      </w:pPr>
      <w:rPr>
        <w:rFonts w:hint="default" w:ascii="Symbol" w:hAnsi="Symbol"/>
      </w:rPr>
    </w:lvl>
    <w:lvl w:ilvl="4" w:tplc="CC7C47F4">
      <w:start w:val="1"/>
      <w:numFmt w:val="bullet"/>
      <w:lvlText w:val="o"/>
      <w:lvlJc w:val="left"/>
      <w:pPr>
        <w:ind w:left="3600" w:hanging="360"/>
      </w:pPr>
      <w:rPr>
        <w:rFonts w:hint="default" w:ascii="Courier New" w:hAnsi="Courier New"/>
      </w:rPr>
    </w:lvl>
    <w:lvl w:ilvl="5" w:tplc="E8244B9C">
      <w:start w:val="1"/>
      <w:numFmt w:val="bullet"/>
      <w:lvlText w:val=""/>
      <w:lvlJc w:val="left"/>
      <w:pPr>
        <w:ind w:left="4320" w:hanging="360"/>
      </w:pPr>
      <w:rPr>
        <w:rFonts w:hint="default" w:ascii="Wingdings" w:hAnsi="Wingdings"/>
      </w:rPr>
    </w:lvl>
    <w:lvl w:ilvl="6" w:tplc="044C2F40">
      <w:start w:val="1"/>
      <w:numFmt w:val="bullet"/>
      <w:lvlText w:val=""/>
      <w:lvlJc w:val="left"/>
      <w:pPr>
        <w:ind w:left="5040" w:hanging="360"/>
      </w:pPr>
      <w:rPr>
        <w:rFonts w:hint="default" w:ascii="Symbol" w:hAnsi="Symbol"/>
      </w:rPr>
    </w:lvl>
    <w:lvl w:ilvl="7" w:tplc="F7D689FC">
      <w:start w:val="1"/>
      <w:numFmt w:val="bullet"/>
      <w:lvlText w:val="o"/>
      <w:lvlJc w:val="left"/>
      <w:pPr>
        <w:ind w:left="5760" w:hanging="360"/>
      </w:pPr>
      <w:rPr>
        <w:rFonts w:hint="default" w:ascii="Courier New" w:hAnsi="Courier New"/>
      </w:rPr>
    </w:lvl>
    <w:lvl w:ilvl="8" w:tplc="FD9AB3EC">
      <w:start w:val="1"/>
      <w:numFmt w:val="bullet"/>
      <w:lvlText w:val=""/>
      <w:lvlJc w:val="left"/>
      <w:pPr>
        <w:ind w:left="6480" w:hanging="360"/>
      </w:pPr>
      <w:rPr>
        <w:rFonts w:hint="default" w:ascii="Wingdings" w:hAnsi="Wingdings"/>
      </w:rPr>
    </w:lvl>
  </w:abstractNum>
  <w:abstractNum w:abstractNumId="30" w15:restartNumberingAfterBreak="0">
    <w:nsid w:val="5FBB3E03"/>
    <w:multiLevelType w:val="hybridMultilevel"/>
    <w:tmpl w:val="FFFFFFFF"/>
    <w:lvl w:ilvl="0" w:tplc="8EC6DD30">
      <w:start w:val="1"/>
      <w:numFmt w:val="bullet"/>
      <w:lvlText w:val=""/>
      <w:lvlJc w:val="left"/>
      <w:pPr>
        <w:ind w:left="720" w:hanging="360"/>
      </w:pPr>
      <w:rPr>
        <w:rFonts w:hint="default" w:ascii="Symbol" w:hAnsi="Symbol"/>
      </w:rPr>
    </w:lvl>
    <w:lvl w:ilvl="1" w:tplc="F672114E">
      <w:start w:val="1"/>
      <w:numFmt w:val="bullet"/>
      <w:lvlText w:val="o"/>
      <w:lvlJc w:val="left"/>
      <w:pPr>
        <w:ind w:left="1440" w:hanging="360"/>
      </w:pPr>
      <w:rPr>
        <w:rFonts w:hint="default" w:ascii="Courier New" w:hAnsi="Courier New"/>
      </w:rPr>
    </w:lvl>
    <w:lvl w:ilvl="2" w:tplc="229877E0">
      <w:start w:val="1"/>
      <w:numFmt w:val="bullet"/>
      <w:lvlText w:val=""/>
      <w:lvlJc w:val="left"/>
      <w:pPr>
        <w:ind w:left="2160" w:hanging="360"/>
      </w:pPr>
      <w:rPr>
        <w:rFonts w:hint="default" w:ascii="Wingdings" w:hAnsi="Wingdings"/>
      </w:rPr>
    </w:lvl>
    <w:lvl w:ilvl="3" w:tplc="4B520226">
      <w:start w:val="1"/>
      <w:numFmt w:val="bullet"/>
      <w:lvlText w:val=""/>
      <w:lvlJc w:val="left"/>
      <w:pPr>
        <w:ind w:left="2880" w:hanging="360"/>
      </w:pPr>
      <w:rPr>
        <w:rFonts w:hint="default" w:ascii="Symbol" w:hAnsi="Symbol"/>
      </w:rPr>
    </w:lvl>
    <w:lvl w:ilvl="4" w:tplc="AEE884E6">
      <w:start w:val="1"/>
      <w:numFmt w:val="bullet"/>
      <w:lvlText w:val="o"/>
      <w:lvlJc w:val="left"/>
      <w:pPr>
        <w:ind w:left="3600" w:hanging="360"/>
      </w:pPr>
      <w:rPr>
        <w:rFonts w:hint="default" w:ascii="Courier New" w:hAnsi="Courier New"/>
      </w:rPr>
    </w:lvl>
    <w:lvl w:ilvl="5" w:tplc="D3EEEDEC">
      <w:start w:val="1"/>
      <w:numFmt w:val="bullet"/>
      <w:lvlText w:val=""/>
      <w:lvlJc w:val="left"/>
      <w:pPr>
        <w:ind w:left="4320" w:hanging="360"/>
      </w:pPr>
      <w:rPr>
        <w:rFonts w:hint="default" w:ascii="Wingdings" w:hAnsi="Wingdings"/>
      </w:rPr>
    </w:lvl>
    <w:lvl w:ilvl="6" w:tplc="05781FB8">
      <w:start w:val="1"/>
      <w:numFmt w:val="bullet"/>
      <w:lvlText w:val=""/>
      <w:lvlJc w:val="left"/>
      <w:pPr>
        <w:ind w:left="5040" w:hanging="360"/>
      </w:pPr>
      <w:rPr>
        <w:rFonts w:hint="default" w:ascii="Symbol" w:hAnsi="Symbol"/>
      </w:rPr>
    </w:lvl>
    <w:lvl w:ilvl="7" w:tplc="526085F2">
      <w:start w:val="1"/>
      <w:numFmt w:val="bullet"/>
      <w:lvlText w:val="o"/>
      <w:lvlJc w:val="left"/>
      <w:pPr>
        <w:ind w:left="5760" w:hanging="360"/>
      </w:pPr>
      <w:rPr>
        <w:rFonts w:hint="default" w:ascii="Courier New" w:hAnsi="Courier New"/>
      </w:rPr>
    </w:lvl>
    <w:lvl w:ilvl="8" w:tplc="268E8EB4">
      <w:start w:val="1"/>
      <w:numFmt w:val="bullet"/>
      <w:lvlText w:val=""/>
      <w:lvlJc w:val="left"/>
      <w:pPr>
        <w:ind w:left="6480" w:hanging="360"/>
      </w:pPr>
      <w:rPr>
        <w:rFonts w:hint="default" w:ascii="Wingdings" w:hAnsi="Wingdings"/>
      </w:rPr>
    </w:lvl>
  </w:abstractNum>
  <w:abstractNum w:abstractNumId="31" w15:restartNumberingAfterBreak="0">
    <w:nsid w:val="65B4C611"/>
    <w:multiLevelType w:val="hybridMultilevel"/>
    <w:tmpl w:val="FFFFFFFF"/>
    <w:lvl w:ilvl="0" w:tplc="5096F6C2">
      <w:start w:val="1"/>
      <w:numFmt w:val="decimal"/>
      <w:lvlText w:val="%1."/>
      <w:lvlJc w:val="left"/>
      <w:pPr>
        <w:ind w:left="720" w:hanging="360"/>
      </w:pPr>
    </w:lvl>
    <w:lvl w:ilvl="1" w:tplc="19A8875C">
      <w:start w:val="1"/>
      <w:numFmt w:val="lowerLetter"/>
      <w:lvlText w:val="%2."/>
      <w:lvlJc w:val="left"/>
      <w:pPr>
        <w:ind w:left="1440" w:hanging="360"/>
      </w:pPr>
    </w:lvl>
    <w:lvl w:ilvl="2" w:tplc="7C6E1158">
      <w:start w:val="1"/>
      <w:numFmt w:val="lowerRoman"/>
      <w:lvlText w:val="%3."/>
      <w:lvlJc w:val="right"/>
      <w:pPr>
        <w:ind w:left="2160" w:hanging="180"/>
      </w:pPr>
    </w:lvl>
    <w:lvl w:ilvl="3" w:tplc="AE1E6924">
      <w:start w:val="1"/>
      <w:numFmt w:val="decimal"/>
      <w:lvlText w:val="%4."/>
      <w:lvlJc w:val="left"/>
      <w:pPr>
        <w:ind w:left="2880" w:hanging="360"/>
      </w:pPr>
    </w:lvl>
    <w:lvl w:ilvl="4" w:tplc="FA0C6580">
      <w:start w:val="1"/>
      <w:numFmt w:val="lowerLetter"/>
      <w:lvlText w:val="%5."/>
      <w:lvlJc w:val="left"/>
      <w:pPr>
        <w:ind w:left="3600" w:hanging="360"/>
      </w:pPr>
    </w:lvl>
    <w:lvl w:ilvl="5" w:tplc="6472EB2E">
      <w:start w:val="1"/>
      <w:numFmt w:val="lowerRoman"/>
      <w:lvlText w:val="%6."/>
      <w:lvlJc w:val="right"/>
      <w:pPr>
        <w:ind w:left="4320" w:hanging="180"/>
      </w:pPr>
    </w:lvl>
    <w:lvl w:ilvl="6" w:tplc="0CCC442E">
      <w:start w:val="1"/>
      <w:numFmt w:val="decimal"/>
      <w:lvlText w:val="%7."/>
      <w:lvlJc w:val="left"/>
      <w:pPr>
        <w:ind w:left="5040" w:hanging="360"/>
      </w:pPr>
    </w:lvl>
    <w:lvl w:ilvl="7" w:tplc="F68C2442">
      <w:start w:val="1"/>
      <w:numFmt w:val="lowerLetter"/>
      <w:lvlText w:val="%8."/>
      <w:lvlJc w:val="left"/>
      <w:pPr>
        <w:ind w:left="5760" w:hanging="360"/>
      </w:pPr>
    </w:lvl>
    <w:lvl w:ilvl="8" w:tplc="51EAF070">
      <w:start w:val="1"/>
      <w:numFmt w:val="lowerRoman"/>
      <w:lvlText w:val="%9."/>
      <w:lvlJc w:val="right"/>
      <w:pPr>
        <w:ind w:left="6480" w:hanging="180"/>
      </w:pPr>
    </w:lvl>
  </w:abstractNum>
  <w:abstractNum w:abstractNumId="32" w15:restartNumberingAfterBreak="0">
    <w:nsid w:val="6841A866"/>
    <w:multiLevelType w:val="hybridMultilevel"/>
    <w:tmpl w:val="FFFFFFFF"/>
    <w:lvl w:ilvl="0" w:tplc="463E341A">
      <w:start w:val="1"/>
      <w:numFmt w:val="bullet"/>
      <w:lvlText w:val=""/>
      <w:lvlJc w:val="left"/>
      <w:pPr>
        <w:ind w:left="720" w:hanging="360"/>
      </w:pPr>
      <w:rPr>
        <w:rFonts w:hint="default" w:ascii="Symbol" w:hAnsi="Symbol"/>
      </w:rPr>
    </w:lvl>
    <w:lvl w:ilvl="1" w:tplc="40B4C576">
      <w:start w:val="1"/>
      <w:numFmt w:val="bullet"/>
      <w:lvlText w:val="o"/>
      <w:lvlJc w:val="left"/>
      <w:pPr>
        <w:ind w:left="1440" w:hanging="360"/>
      </w:pPr>
      <w:rPr>
        <w:rFonts w:hint="default" w:ascii="Courier New" w:hAnsi="Courier New"/>
      </w:rPr>
    </w:lvl>
    <w:lvl w:ilvl="2" w:tplc="FC700FEC">
      <w:start w:val="1"/>
      <w:numFmt w:val="bullet"/>
      <w:lvlText w:val=""/>
      <w:lvlJc w:val="left"/>
      <w:pPr>
        <w:ind w:left="2160" w:hanging="360"/>
      </w:pPr>
      <w:rPr>
        <w:rFonts w:hint="default" w:ascii="Wingdings" w:hAnsi="Wingdings"/>
      </w:rPr>
    </w:lvl>
    <w:lvl w:ilvl="3" w:tplc="2668E40A">
      <w:start w:val="1"/>
      <w:numFmt w:val="bullet"/>
      <w:lvlText w:val=""/>
      <w:lvlJc w:val="left"/>
      <w:pPr>
        <w:ind w:left="2880" w:hanging="360"/>
      </w:pPr>
      <w:rPr>
        <w:rFonts w:hint="default" w:ascii="Symbol" w:hAnsi="Symbol"/>
      </w:rPr>
    </w:lvl>
    <w:lvl w:ilvl="4" w:tplc="F8C6875E">
      <w:start w:val="1"/>
      <w:numFmt w:val="bullet"/>
      <w:lvlText w:val="o"/>
      <w:lvlJc w:val="left"/>
      <w:pPr>
        <w:ind w:left="3600" w:hanging="360"/>
      </w:pPr>
      <w:rPr>
        <w:rFonts w:hint="default" w:ascii="Courier New" w:hAnsi="Courier New"/>
      </w:rPr>
    </w:lvl>
    <w:lvl w:ilvl="5" w:tplc="9966458C">
      <w:start w:val="1"/>
      <w:numFmt w:val="bullet"/>
      <w:lvlText w:val=""/>
      <w:lvlJc w:val="left"/>
      <w:pPr>
        <w:ind w:left="4320" w:hanging="360"/>
      </w:pPr>
      <w:rPr>
        <w:rFonts w:hint="default" w:ascii="Wingdings" w:hAnsi="Wingdings"/>
      </w:rPr>
    </w:lvl>
    <w:lvl w:ilvl="6" w:tplc="6846AC22">
      <w:start w:val="1"/>
      <w:numFmt w:val="bullet"/>
      <w:lvlText w:val=""/>
      <w:lvlJc w:val="left"/>
      <w:pPr>
        <w:ind w:left="5040" w:hanging="360"/>
      </w:pPr>
      <w:rPr>
        <w:rFonts w:hint="default" w:ascii="Symbol" w:hAnsi="Symbol"/>
      </w:rPr>
    </w:lvl>
    <w:lvl w:ilvl="7" w:tplc="164840A0">
      <w:start w:val="1"/>
      <w:numFmt w:val="bullet"/>
      <w:lvlText w:val="o"/>
      <w:lvlJc w:val="left"/>
      <w:pPr>
        <w:ind w:left="5760" w:hanging="360"/>
      </w:pPr>
      <w:rPr>
        <w:rFonts w:hint="default" w:ascii="Courier New" w:hAnsi="Courier New"/>
      </w:rPr>
    </w:lvl>
    <w:lvl w:ilvl="8" w:tplc="C5528374">
      <w:start w:val="1"/>
      <w:numFmt w:val="bullet"/>
      <w:lvlText w:val=""/>
      <w:lvlJc w:val="left"/>
      <w:pPr>
        <w:ind w:left="6480" w:hanging="360"/>
      </w:pPr>
      <w:rPr>
        <w:rFonts w:hint="default" w:ascii="Wingdings" w:hAnsi="Wingdings"/>
      </w:rPr>
    </w:lvl>
  </w:abstractNum>
  <w:abstractNum w:abstractNumId="33" w15:restartNumberingAfterBreak="0">
    <w:nsid w:val="69D3E5D5"/>
    <w:multiLevelType w:val="hybridMultilevel"/>
    <w:tmpl w:val="FFFFFFFF"/>
    <w:lvl w:ilvl="0" w:tplc="B1A46A18">
      <w:start w:val="1"/>
      <w:numFmt w:val="bullet"/>
      <w:lvlText w:val=""/>
      <w:lvlJc w:val="left"/>
      <w:pPr>
        <w:ind w:left="720" w:hanging="360"/>
      </w:pPr>
      <w:rPr>
        <w:rFonts w:hint="default" w:ascii="Symbol" w:hAnsi="Symbol"/>
      </w:rPr>
    </w:lvl>
    <w:lvl w:ilvl="1" w:tplc="99C49EE6">
      <w:start w:val="1"/>
      <w:numFmt w:val="bullet"/>
      <w:lvlText w:val="o"/>
      <w:lvlJc w:val="left"/>
      <w:pPr>
        <w:ind w:left="1440" w:hanging="360"/>
      </w:pPr>
      <w:rPr>
        <w:rFonts w:hint="default" w:ascii="Courier New" w:hAnsi="Courier New"/>
      </w:rPr>
    </w:lvl>
    <w:lvl w:ilvl="2" w:tplc="601ED92C">
      <w:start w:val="1"/>
      <w:numFmt w:val="bullet"/>
      <w:lvlText w:val=""/>
      <w:lvlJc w:val="left"/>
      <w:pPr>
        <w:ind w:left="2160" w:hanging="360"/>
      </w:pPr>
      <w:rPr>
        <w:rFonts w:hint="default" w:ascii="Wingdings" w:hAnsi="Wingdings"/>
      </w:rPr>
    </w:lvl>
    <w:lvl w:ilvl="3" w:tplc="FA6459DE">
      <w:start w:val="1"/>
      <w:numFmt w:val="bullet"/>
      <w:lvlText w:val=""/>
      <w:lvlJc w:val="left"/>
      <w:pPr>
        <w:ind w:left="2880" w:hanging="360"/>
      </w:pPr>
      <w:rPr>
        <w:rFonts w:hint="default" w:ascii="Symbol" w:hAnsi="Symbol"/>
      </w:rPr>
    </w:lvl>
    <w:lvl w:ilvl="4" w:tplc="0E90174A">
      <w:start w:val="1"/>
      <w:numFmt w:val="bullet"/>
      <w:lvlText w:val="o"/>
      <w:lvlJc w:val="left"/>
      <w:pPr>
        <w:ind w:left="3600" w:hanging="360"/>
      </w:pPr>
      <w:rPr>
        <w:rFonts w:hint="default" w:ascii="Courier New" w:hAnsi="Courier New"/>
      </w:rPr>
    </w:lvl>
    <w:lvl w:ilvl="5" w:tplc="EB2E0698">
      <w:start w:val="1"/>
      <w:numFmt w:val="bullet"/>
      <w:lvlText w:val=""/>
      <w:lvlJc w:val="left"/>
      <w:pPr>
        <w:ind w:left="4320" w:hanging="360"/>
      </w:pPr>
      <w:rPr>
        <w:rFonts w:hint="default" w:ascii="Wingdings" w:hAnsi="Wingdings"/>
      </w:rPr>
    </w:lvl>
    <w:lvl w:ilvl="6" w:tplc="4ACA77E6">
      <w:start w:val="1"/>
      <w:numFmt w:val="bullet"/>
      <w:lvlText w:val=""/>
      <w:lvlJc w:val="left"/>
      <w:pPr>
        <w:ind w:left="5040" w:hanging="360"/>
      </w:pPr>
      <w:rPr>
        <w:rFonts w:hint="default" w:ascii="Symbol" w:hAnsi="Symbol"/>
      </w:rPr>
    </w:lvl>
    <w:lvl w:ilvl="7" w:tplc="1F16EC74">
      <w:start w:val="1"/>
      <w:numFmt w:val="bullet"/>
      <w:lvlText w:val="o"/>
      <w:lvlJc w:val="left"/>
      <w:pPr>
        <w:ind w:left="5760" w:hanging="360"/>
      </w:pPr>
      <w:rPr>
        <w:rFonts w:hint="default" w:ascii="Courier New" w:hAnsi="Courier New"/>
      </w:rPr>
    </w:lvl>
    <w:lvl w:ilvl="8" w:tplc="A818099E">
      <w:start w:val="1"/>
      <w:numFmt w:val="bullet"/>
      <w:lvlText w:val=""/>
      <w:lvlJc w:val="left"/>
      <w:pPr>
        <w:ind w:left="6480" w:hanging="360"/>
      </w:pPr>
      <w:rPr>
        <w:rFonts w:hint="default" w:ascii="Wingdings" w:hAnsi="Wingdings"/>
      </w:rPr>
    </w:lvl>
  </w:abstractNum>
  <w:abstractNum w:abstractNumId="34" w15:restartNumberingAfterBreak="0">
    <w:nsid w:val="6AF924A5"/>
    <w:multiLevelType w:val="hybridMultilevel"/>
    <w:tmpl w:val="FFFFFFFF"/>
    <w:lvl w:ilvl="0" w:tplc="3C24A964">
      <w:start w:val="1"/>
      <w:numFmt w:val="bullet"/>
      <w:lvlText w:val=""/>
      <w:lvlJc w:val="left"/>
      <w:pPr>
        <w:ind w:left="720" w:hanging="360"/>
      </w:pPr>
      <w:rPr>
        <w:rFonts w:hint="default" w:ascii="Symbol" w:hAnsi="Symbol"/>
      </w:rPr>
    </w:lvl>
    <w:lvl w:ilvl="1" w:tplc="1506CEB6">
      <w:start w:val="1"/>
      <w:numFmt w:val="bullet"/>
      <w:lvlText w:val="o"/>
      <w:lvlJc w:val="left"/>
      <w:pPr>
        <w:ind w:left="1440" w:hanging="360"/>
      </w:pPr>
      <w:rPr>
        <w:rFonts w:hint="default" w:ascii="Courier New" w:hAnsi="Courier New"/>
      </w:rPr>
    </w:lvl>
    <w:lvl w:ilvl="2" w:tplc="9E8CF308">
      <w:start w:val="1"/>
      <w:numFmt w:val="bullet"/>
      <w:lvlText w:val=""/>
      <w:lvlJc w:val="left"/>
      <w:pPr>
        <w:ind w:left="2160" w:hanging="360"/>
      </w:pPr>
      <w:rPr>
        <w:rFonts w:hint="default" w:ascii="Wingdings" w:hAnsi="Wingdings"/>
      </w:rPr>
    </w:lvl>
    <w:lvl w:ilvl="3" w:tplc="0B7CECAE">
      <w:start w:val="1"/>
      <w:numFmt w:val="bullet"/>
      <w:lvlText w:val=""/>
      <w:lvlJc w:val="left"/>
      <w:pPr>
        <w:ind w:left="2880" w:hanging="360"/>
      </w:pPr>
      <w:rPr>
        <w:rFonts w:hint="default" w:ascii="Symbol" w:hAnsi="Symbol"/>
      </w:rPr>
    </w:lvl>
    <w:lvl w:ilvl="4" w:tplc="7AD478D6">
      <w:start w:val="1"/>
      <w:numFmt w:val="bullet"/>
      <w:lvlText w:val="o"/>
      <w:lvlJc w:val="left"/>
      <w:pPr>
        <w:ind w:left="3600" w:hanging="360"/>
      </w:pPr>
      <w:rPr>
        <w:rFonts w:hint="default" w:ascii="Courier New" w:hAnsi="Courier New"/>
      </w:rPr>
    </w:lvl>
    <w:lvl w:ilvl="5" w:tplc="4622EDB2">
      <w:start w:val="1"/>
      <w:numFmt w:val="bullet"/>
      <w:lvlText w:val=""/>
      <w:lvlJc w:val="left"/>
      <w:pPr>
        <w:ind w:left="4320" w:hanging="360"/>
      </w:pPr>
      <w:rPr>
        <w:rFonts w:hint="default" w:ascii="Wingdings" w:hAnsi="Wingdings"/>
      </w:rPr>
    </w:lvl>
    <w:lvl w:ilvl="6" w:tplc="7C24CF90">
      <w:start w:val="1"/>
      <w:numFmt w:val="bullet"/>
      <w:lvlText w:val=""/>
      <w:lvlJc w:val="left"/>
      <w:pPr>
        <w:ind w:left="5040" w:hanging="360"/>
      </w:pPr>
      <w:rPr>
        <w:rFonts w:hint="default" w:ascii="Symbol" w:hAnsi="Symbol"/>
      </w:rPr>
    </w:lvl>
    <w:lvl w:ilvl="7" w:tplc="725A5B20">
      <w:start w:val="1"/>
      <w:numFmt w:val="bullet"/>
      <w:lvlText w:val="o"/>
      <w:lvlJc w:val="left"/>
      <w:pPr>
        <w:ind w:left="5760" w:hanging="360"/>
      </w:pPr>
      <w:rPr>
        <w:rFonts w:hint="default" w:ascii="Courier New" w:hAnsi="Courier New"/>
      </w:rPr>
    </w:lvl>
    <w:lvl w:ilvl="8" w:tplc="41A83B52">
      <w:start w:val="1"/>
      <w:numFmt w:val="bullet"/>
      <w:lvlText w:val=""/>
      <w:lvlJc w:val="left"/>
      <w:pPr>
        <w:ind w:left="6480" w:hanging="360"/>
      </w:pPr>
      <w:rPr>
        <w:rFonts w:hint="default" w:ascii="Wingdings" w:hAnsi="Wingdings"/>
      </w:rPr>
    </w:lvl>
  </w:abstractNum>
  <w:abstractNum w:abstractNumId="35" w15:restartNumberingAfterBreak="0">
    <w:nsid w:val="6B29E11C"/>
    <w:multiLevelType w:val="hybridMultilevel"/>
    <w:tmpl w:val="FFFFFFFF"/>
    <w:lvl w:ilvl="0" w:tplc="0B286B64">
      <w:start w:val="1"/>
      <w:numFmt w:val="bullet"/>
      <w:lvlText w:val=""/>
      <w:lvlJc w:val="left"/>
      <w:pPr>
        <w:ind w:left="720" w:hanging="360"/>
      </w:pPr>
      <w:rPr>
        <w:rFonts w:hint="default" w:ascii="Symbol" w:hAnsi="Symbol"/>
      </w:rPr>
    </w:lvl>
    <w:lvl w:ilvl="1" w:tplc="7A629D36">
      <w:start w:val="1"/>
      <w:numFmt w:val="bullet"/>
      <w:lvlText w:val="o"/>
      <w:lvlJc w:val="left"/>
      <w:pPr>
        <w:ind w:left="1440" w:hanging="360"/>
      </w:pPr>
      <w:rPr>
        <w:rFonts w:hint="default" w:ascii="Courier New" w:hAnsi="Courier New"/>
      </w:rPr>
    </w:lvl>
    <w:lvl w:ilvl="2" w:tplc="C4AA596A">
      <w:start w:val="1"/>
      <w:numFmt w:val="bullet"/>
      <w:lvlText w:val=""/>
      <w:lvlJc w:val="left"/>
      <w:pPr>
        <w:ind w:left="2160" w:hanging="360"/>
      </w:pPr>
      <w:rPr>
        <w:rFonts w:hint="default" w:ascii="Wingdings" w:hAnsi="Wingdings"/>
      </w:rPr>
    </w:lvl>
    <w:lvl w:ilvl="3" w:tplc="B38450E8">
      <w:start w:val="1"/>
      <w:numFmt w:val="bullet"/>
      <w:lvlText w:val=""/>
      <w:lvlJc w:val="left"/>
      <w:pPr>
        <w:ind w:left="2880" w:hanging="360"/>
      </w:pPr>
      <w:rPr>
        <w:rFonts w:hint="default" w:ascii="Symbol" w:hAnsi="Symbol"/>
      </w:rPr>
    </w:lvl>
    <w:lvl w:ilvl="4" w:tplc="23587270">
      <w:start w:val="1"/>
      <w:numFmt w:val="bullet"/>
      <w:lvlText w:val="o"/>
      <w:lvlJc w:val="left"/>
      <w:pPr>
        <w:ind w:left="3600" w:hanging="360"/>
      </w:pPr>
      <w:rPr>
        <w:rFonts w:hint="default" w:ascii="Courier New" w:hAnsi="Courier New"/>
      </w:rPr>
    </w:lvl>
    <w:lvl w:ilvl="5" w:tplc="901880D8">
      <w:start w:val="1"/>
      <w:numFmt w:val="bullet"/>
      <w:lvlText w:val=""/>
      <w:lvlJc w:val="left"/>
      <w:pPr>
        <w:ind w:left="4320" w:hanging="360"/>
      </w:pPr>
      <w:rPr>
        <w:rFonts w:hint="default" w:ascii="Wingdings" w:hAnsi="Wingdings"/>
      </w:rPr>
    </w:lvl>
    <w:lvl w:ilvl="6" w:tplc="652497E8">
      <w:start w:val="1"/>
      <w:numFmt w:val="bullet"/>
      <w:lvlText w:val=""/>
      <w:lvlJc w:val="left"/>
      <w:pPr>
        <w:ind w:left="5040" w:hanging="360"/>
      </w:pPr>
      <w:rPr>
        <w:rFonts w:hint="default" w:ascii="Symbol" w:hAnsi="Symbol"/>
      </w:rPr>
    </w:lvl>
    <w:lvl w:ilvl="7" w:tplc="03007488">
      <w:start w:val="1"/>
      <w:numFmt w:val="bullet"/>
      <w:lvlText w:val="o"/>
      <w:lvlJc w:val="left"/>
      <w:pPr>
        <w:ind w:left="5760" w:hanging="360"/>
      </w:pPr>
      <w:rPr>
        <w:rFonts w:hint="default" w:ascii="Courier New" w:hAnsi="Courier New"/>
      </w:rPr>
    </w:lvl>
    <w:lvl w:ilvl="8" w:tplc="1C7C4A3A">
      <w:start w:val="1"/>
      <w:numFmt w:val="bullet"/>
      <w:lvlText w:val=""/>
      <w:lvlJc w:val="left"/>
      <w:pPr>
        <w:ind w:left="6480" w:hanging="360"/>
      </w:pPr>
      <w:rPr>
        <w:rFonts w:hint="default" w:ascii="Wingdings" w:hAnsi="Wingdings"/>
      </w:rPr>
    </w:lvl>
  </w:abstractNum>
  <w:abstractNum w:abstractNumId="36" w15:restartNumberingAfterBreak="0">
    <w:nsid w:val="6CF94839"/>
    <w:multiLevelType w:val="hybridMultilevel"/>
    <w:tmpl w:val="FFFFFFFF"/>
    <w:lvl w:ilvl="0" w:tplc="B8B6C770">
      <w:start w:val="1"/>
      <w:numFmt w:val="bullet"/>
      <w:lvlText w:val=""/>
      <w:lvlJc w:val="left"/>
      <w:pPr>
        <w:ind w:left="720" w:hanging="360"/>
      </w:pPr>
      <w:rPr>
        <w:rFonts w:hint="default" w:ascii="Symbol" w:hAnsi="Symbol"/>
      </w:rPr>
    </w:lvl>
    <w:lvl w:ilvl="1" w:tplc="C1CE9FF2">
      <w:start w:val="1"/>
      <w:numFmt w:val="bullet"/>
      <w:lvlText w:val="o"/>
      <w:lvlJc w:val="left"/>
      <w:pPr>
        <w:ind w:left="1440" w:hanging="360"/>
      </w:pPr>
      <w:rPr>
        <w:rFonts w:hint="default" w:ascii="Courier New" w:hAnsi="Courier New"/>
      </w:rPr>
    </w:lvl>
    <w:lvl w:ilvl="2" w:tplc="B1DAA0F2">
      <w:start w:val="1"/>
      <w:numFmt w:val="bullet"/>
      <w:lvlText w:val=""/>
      <w:lvlJc w:val="left"/>
      <w:pPr>
        <w:ind w:left="2160" w:hanging="360"/>
      </w:pPr>
      <w:rPr>
        <w:rFonts w:hint="default" w:ascii="Wingdings" w:hAnsi="Wingdings"/>
      </w:rPr>
    </w:lvl>
    <w:lvl w:ilvl="3" w:tplc="CBC861C0">
      <w:start w:val="1"/>
      <w:numFmt w:val="bullet"/>
      <w:lvlText w:val=""/>
      <w:lvlJc w:val="left"/>
      <w:pPr>
        <w:ind w:left="2880" w:hanging="360"/>
      </w:pPr>
      <w:rPr>
        <w:rFonts w:hint="default" w:ascii="Symbol" w:hAnsi="Symbol"/>
      </w:rPr>
    </w:lvl>
    <w:lvl w:ilvl="4" w:tplc="88825072">
      <w:start w:val="1"/>
      <w:numFmt w:val="bullet"/>
      <w:lvlText w:val="o"/>
      <w:lvlJc w:val="left"/>
      <w:pPr>
        <w:ind w:left="3600" w:hanging="360"/>
      </w:pPr>
      <w:rPr>
        <w:rFonts w:hint="default" w:ascii="Courier New" w:hAnsi="Courier New"/>
      </w:rPr>
    </w:lvl>
    <w:lvl w:ilvl="5" w:tplc="81D8D968">
      <w:start w:val="1"/>
      <w:numFmt w:val="bullet"/>
      <w:lvlText w:val=""/>
      <w:lvlJc w:val="left"/>
      <w:pPr>
        <w:ind w:left="4320" w:hanging="360"/>
      </w:pPr>
      <w:rPr>
        <w:rFonts w:hint="default" w:ascii="Wingdings" w:hAnsi="Wingdings"/>
      </w:rPr>
    </w:lvl>
    <w:lvl w:ilvl="6" w:tplc="20EA22DE">
      <w:start w:val="1"/>
      <w:numFmt w:val="bullet"/>
      <w:lvlText w:val=""/>
      <w:lvlJc w:val="left"/>
      <w:pPr>
        <w:ind w:left="5040" w:hanging="360"/>
      </w:pPr>
      <w:rPr>
        <w:rFonts w:hint="default" w:ascii="Symbol" w:hAnsi="Symbol"/>
      </w:rPr>
    </w:lvl>
    <w:lvl w:ilvl="7" w:tplc="FD94C43E">
      <w:start w:val="1"/>
      <w:numFmt w:val="bullet"/>
      <w:lvlText w:val="o"/>
      <w:lvlJc w:val="left"/>
      <w:pPr>
        <w:ind w:left="5760" w:hanging="360"/>
      </w:pPr>
      <w:rPr>
        <w:rFonts w:hint="default" w:ascii="Courier New" w:hAnsi="Courier New"/>
      </w:rPr>
    </w:lvl>
    <w:lvl w:ilvl="8" w:tplc="27C4EB9C">
      <w:start w:val="1"/>
      <w:numFmt w:val="bullet"/>
      <w:lvlText w:val=""/>
      <w:lvlJc w:val="left"/>
      <w:pPr>
        <w:ind w:left="6480" w:hanging="360"/>
      </w:pPr>
      <w:rPr>
        <w:rFonts w:hint="default" w:ascii="Wingdings" w:hAnsi="Wingdings"/>
      </w:rPr>
    </w:lvl>
  </w:abstractNum>
  <w:abstractNum w:abstractNumId="37" w15:restartNumberingAfterBreak="0">
    <w:nsid w:val="6F196353"/>
    <w:multiLevelType w:val="hybridMultilevel"/>
    <w:tmpl w:val="FFFFFFFF"/>
    <w:lvl w:ilvl="0" w:tplc="670CA04C">
      <w:start w:val="1"/>
      <w:numFmt w:val="bullet"/>
      <w:lvlText w:val=""/>
      <w:lvlJc w:val="left"/>
      <w:pPr>
        <w:ind w:left="720" w:hanging="360"/>
      </w:pPr>
      <w:rPr>
        <w:rFonts w:hint="default" w:ascii="Symbol" w:hAnsi="Symbol"/>
      </w:rPr>
    </w:lvl>
    <w:lvl w:ilvl="1" w:tplc="0548E362">
      <w:start w:val="1"/>
      <w:numFmt w:val="bullet"/>
      <w:lvlText w:val="o"/>
      <w:lvlJc w:val="left"/>
      <w:pPr>
        <w:ind w:left="1440" w:hanging="360"/>
      </w:pPr>
      <w:rPr>
        <w:rFonts w:hint="default" w:ascii="Courier New" w:hAnsi="Courier New"/>
      </w:rPr>
    </w:lvl>
    <w:lvl w:ilvl="2" w:tplc="B51A4B06">
      <w:start w:val="1"/>
      <w:numFmt w:val="bullet"/>
      <w:lvlText w:val=""/>
      <w:lvlJc w:val="left"/>
      <w:pPr>
        <w:ind w:left="2160" w:hanging="360"/>
      </w:pPr>
      <w:rPr>
        <w:rFonts w:hint="default" w:ascii="Wingdings" w:hAnsi="Wingdings"/>
      </w:rPr>
    </w:lvl>
    <w:lvl w:ilvl="3" w:tplc="9AFC5584">
      <w:start w:val="1"/>
      <w:numFmt w:val="bullet"/>
      <w:lvlText w:val=""/>
      <w:lvlJc w:val="left"/>
      <w:pPr>
        <w:ind w:left="2880" w:hanging="360"/>
      </w:pPr>
      <w:rPr>
        <w:rFonts w:hint="default" w:ascii="Symbol" w:hAnsi="Symbol"/>
      </w:rPr>
    </w:lvl>
    <w:lvl w:ilvl="4" w:tplc="0C5A5268">
      <w:start w:val="1"/>
      <w:numFmt w:val="bullet"/>
      <w:lvlText w:val="o"/>
      <w:lvlJc w:val="left"/>
      <w:pPr>
        <w:ind w:left="3600" w:hanging="360"/>
      </w:pPr>
      <w:rPr>
        <w:rFonts w:hint="default" w:ascii="Courier New" w:hAnsi="Courier New"/>
      </w:rPr>
    </w:lvl>
    <w:lvl w:ilvl="5" w:tplc="C770CEDA">
      <w:start w:val="1"/>
      <w:numFmt w:val="bullet"/>
      <w:lvlText w:val=""/>
      <w:lvlJc w:val="left"/>
      <w:pPr>
        <w:ind w:left="4320" w:hanging="360"/>
      </w:pPr>
      <w:rPr>
        <w:rFonts w:hint="default" w:ascii="Wingdings" w:hAnsi="Wingdings"/>
      </w:rPr>
    </w:lvl>
    <w:lvl w:ilvl="6" w:tplc="17AA5ADA">
      <w:start w:val="1"/>
      <w:numFmt w:val="bullet"/>
      <w:lvlText w:val=""/>
      <w:lvlJc w:val="left"/>
      <w:pPr>
        <w:ind w:left="5040" w:hanging="360"/>
      </w:pPr>
      <w:rPr>
        <w:rFonts w:hint="default" w:ascii="Symbol" w:hAnsi="Symbol"/>
      </w:rPr>
    </w:lvl>
    <w:lvl w:ilvl="7" w:tplc="E2C68AA2">
      <w:start w:val="1"/>
      <w:numFmt w:val="bullet"/>
      <w:lvlText w:val="o"/>
      <w:lvlJc w:val="left"/>
      <w:pPr>
        <w:ind w:left="5760" w:hanging="360"/>
      </w:pPr>
      <w:rPr>
        <w:rFonts w:hint="default" w:ascii="Courier New" w:hAnsi="Courier New"/>
      </w:rPr>
    </w:lvl>
    <w:lvl w:ilvl="8" w:tplc="EA184A0C">
      <w:start w:val="1"/>
      <w:numFmt w:val="bullet"/>
      <w:lvlText w:val=""/>
      <w:lvlJc w:val="left"/>
      <w:pPr>
        <w:ind w:left="6480" w:hanging="360"/>
      </w:pPr>
      <w:rPr>
        <w:rFonts w:hint="default" w:ascii="Wingdings" w:hAnsi="Wingdings"/>
      </w:rPr>
    </w:lvl>
  </w:abstractNum>
  <w:abstractNum w:abstractNumId="38" w15:restartNumberingAfterBreak="0">
    <w:nsid w:val="6FCA3BB4"/>
    <w:multiLevelType w:val="hybridMultilevel"/>
    <w:tmpl w:val="FFFFFFFF"/>
    <w:lvl w:ilvl="0" w:tplc="DB3C4D76">
      <w:start w:val="1"/>
      <w:numFmt w:val="bullet"/>
      <w:lvlText w:val=""/>
      <w:lvlJc w:val="left"/>
      <w:pPr>
        <w:ind w:left="720" w:hanging="360"/>
      </w:pPr>
      <w:rPr>
        <w:rFonts w:hint="default" w:ascii="Symbol" w:hAnsi="Symbol"/>
      </w:rPr>
    </w:lvl>
    <w:lvl w:ilvl="1" w:tplc="2E6C6BEA">
      <w:start w:val="1"/>
      <w:numFmt w:val="bullet"/>
      <w:lvlText w:val="o"/>
      <w:lvlJc w:val="left"/>
      <w:pPr>
        <w:ind w:left="1440" w:hanging="360"/>
      </w:pPr>
      <w:rPr>
        <w:rFonts w:hint="default" w:ascii="Courier New" w:hAnsi="Courier New"/>
      </w:rPr>
    </w:lvl>
    <w:lvl w:ilvl="2" w:tplc="4C8023C6">
      <w:start w:val="1"/>
      <w:numFmt w:val="bullet"/>
      <w:lvlText w:val=""/>
      <w:lvlJc w:val="left"/>
      <w:pPr>
        <w:ind w:left="2160" w:hanging="360"/>
      </w:pPr>
      <w:rPr>
        <w:rFonts w:hint="default" w:ascii="Wingdings" w:hAnsi="Wingdings"/>
      </w:rPr>
    </w:lvl>
    <w:lvl w:ilvl="3" w:tplc="E8165288">
      <w:start w:val="1"/>
      <w:numFmt w:val="bullet"/>
      <w:lvlText w:val=""/>
      <w:lvlJc w:val="left"/>
      <w:pPr>
        <w:ind w:left="2880" w:hanging="360"/>
      </w:pPr>
      <w:rPr>
        <w:rFonts w:hint="default" w:ascii="Symbol" w:hAnsi="Symbol"/>
      </w:rPr>
    </w:lvl>
    <w:lvl w:ilvl="4" w:tplc="96FA64B8">
      <w:start w:val="1"/>
      <w:numFmt w:val="bullet"/>
      <w:lvlText w:val="o"/>
      <w:lvlJc w:val="left"/>
      <w:pPr>
        <w:ind w:left="3600" w:hanging="360"/>
      </w:pPr>
      <w:rPr>
        <w:rFonts w:hint="default" w:ascii="Courier New" w:hAnsi="Courier New"/>
      </w:rPr>
    </w:lvl>
    <w:lvl w:ilvl="5" w:tplc="4B06BE14">
      <w:start w:val="1"/>
      <w:numFmt w:val="bullet"/>
      <w:lvlText w:val=""/>
      <w:lvlJc w:val="left"/>
      <w:pPr>
        <w:ind w:left="4320" w:hanging="360"/>
      </w:pPr>
      <w:rPr>
        <w:rFonts w:hint="default" w:ascii="Wingdings" w:hAnsi="Wingdings"/>
      </w:rPr>
    </w:lvl>
    <w:lvl w:ilvl="6" w:tplc="98F4474C">
      <w:start w:val="1"/>
      <w:numFmt w:val="bullet"/>
      <w:lvlText w:val=""/>
      <w:lvlJc w:val="left"/>
      <w:pPr>
        <w:ind w:left="5040" w:hanging="360"/>
      </w:pPr>
      <w:rPr>
        <w:rFonts w:hint="default" w:ascii="Symbol" w:hAnsi="Symbol"/>
      </w:rPr>
    </w:lvl>
    <w:lvl w:ilvl="7" w:tplc="A0C2BA8C">
      <w:start w:val="1"/>
      <w:numFmt w:val="bullet"/>
      <w:lvlText w:val="o"/>
      <w:lvlJc w:val="left"/>
      <w:pPr>
        <w:ind w:left="5760" w:hanging="360"/>
      </w:pPr>
      <w:rPr>
        <w:rFonts w:hint="default" w:ascii="Courier New" w:hAnsi="Courier New"/>
      </w:rPr>
    </w:lvl>
    <w:lvl w:ilvl="8" w:tplc="11205BBA">
      <w:start w:val="1"/>
      <w:numFmt w:val="bullet"/>
      <w:lvlText w:val=""/>
      <w:lvlJc w:val="left"/>
      <w:pPr>
        <w:ind w:left="6480" w:hanging="360"/>
      </w:pPr>
      <w:rPr>
        <w:rFonts w:hint="default" w:ascii="Wingdings" w:hAnsi="Wingdings"/>
      </w:rPr>
    </w:lvl>
  </w:abstractNum>
  <w:abstractNum w:abstractNumId="39" w15:restartNumberingAfterBreak="0">
    <w:nsid w:val="72565E7C"/>
    <w:multiLevelType w:val="hybridMultilevel"/>
    <w:tmpl w:val="FFFFFFFF"/>
    <w:lvl w:ilvl="0" w:tplc="E98C20A0">
      <w:start w:val="1"/>
      <w:numFmt w:val="bullet"/>
      <w:lvlText w:val=""/>
      <w:lvlJc w:val="left"/>
      <w:pPr>
        <w:ind w:left="720" w:hanging="360"/>
      </w:pPr>
      <w:rPr>
        <w:rFonts w:hint="default" w:ascii="Symbol" w:hAnsi="Symbol"/>
      </w:rPr>
    </w:lvl>
    <w:lvl w:ilvl="1" w:tplc="2306062C">
      <w:start w:val="1"/>
      <w:numFmt w:val="bullet"/>
      <w:lvlText w:val="o"/>
      <w:lvlJc w:val="left"/>
      <w:pPr>
        <w:ind w:left="1440" w:hanging="360"/>
      </w:pPr>
      <w:rPr>
        <w:rFonts w:hint="default" w:ascii="Courier New" w:hAnsi="Courier New"/>
      </w:rPr>
    </w:lvl>
    <w:lvl w:ilvl="2" w:tplc="05446980">
      <w:start w:val="1"/>
      <w:numFmt w:val="bullet"/>
      <w:lvlText w:val=""/>
      <w:lvlJc w:val="left"/>
      <w:pPr>
        <w:ind w:left="2160" w:hanging="360"/>
      </w:pPr>
      <w:rPr>
        <w:rFonts w:hint="default" w:ascii="Wingdings" w:hAnsi="Wingdings"/>
      </w:rPr>
    </w:lvl>
    <w:lvl w:ilvl="3" w:tplc="D2825220">
      <w:start w:val="1"/>
      <w:numFmt w:val="bullet"/>
      <w:lvlText w:val=""/>
      <w:lvlJc w:val="left"/>
      <w:pPr>
        <w:ind w:left="2880" w:hanging="360"/>
      </w:pPr>
      <w:rPr>
        <w:rFonts w:hint="default" w:ascii="Symbol" w:hAnsi="Symbol"/>
      </w:rPr>
    </w:lvl>
    <w:lvl w:ilvl="4" w:tplc="E7E6DF50">
      <w:start w:val="1"/>
      <w:numFmt w:val="bullet"/>
      <w:lvlText w:val="o"/>
      <w:lvlJc w:val="left"/>
      <w:pPr>
        <w:ind w:left="3600" w:hanging="360"/>
      </w:pPr>
      <w:rPr>
        <w:rFonts w:hint="default" w:ascii="Courier New" w:hAnsi="Courier New"/>
      </w:rPr>
    </w:lvl>
    <w:lvl w:ilvl="5" w:tplc="A61CEB72">
      <w:start w:val="1"/>
      <w:numFmt w:val="bullet"/>
      <w:lvlText w:val=""/>
      <w:lvlJc w:val="left"/>
      <w:pPr>
        <w:ind w:left="4320" w:hanging="360"/>
      </w:pPr>
      <w:rPr>
        <w:rFonts w:hint="default" w:ascii="Wingdings" w:hAnsi="Wingdings"/>
      </w:rPr>
    </w:lvl>
    <w:lvl w:ilvl="6" w:tplc="27924F9C">
      <w:start w:val="1"/>
      <w:numFmt w:val="bullet"/>
      <w:lvlText w:val=""/>
      <w:lvlJc w:val="left"/>
      <w:pPr>
        <w:ind w:left="5040" w:hanging="360"/>
      </w:pPr>
      <w:rPr>
        <w:rFonts w:hint="default" w:ascii="Symbol" w:hAnsi="Symbol"/>
      </w:rPr>
    </w:lvl>
    <w:lvl w:ilvl="7" w:tplc="6AA25F70">
      <w:start w:val="1"/>
      <w:numFmt w:val="bullet"/>
      <w:lvlText w:val="o"/>
      <w:lvlJc w:val="left"/>
      <w:pPr>
        <w:ind w:left="5760" w:hanging="360"/>
      </w:pPr>
      <w:rPr>
        <w:rFonts w:hint="default" w:ascii="Courier New" w:hAnsi="Courier New"/>
      </w:rPr>
    </w:lvl>
    <w:lvl w:ilvl="8" w:tplc="AA867882">
      <w:start w:val="1"/>
      <w:numFmt w:val="bullet"/>
      <w:lvlText w:val=""/>
      <w:lvlJc w:val="left"/>
      <w:pPr>
        <w:ind w:left="6480" w:hanging="360"/>
      </w:pPr>
      <w:rPr>
        <w:rFonts w:hint="default" w:ascii="Wingdings" w:hAnsi="Wingdings"/>
      </w:rPr>
    </w:lvl>
  </w:abstractNum>
  <w:abstractNum w:abstractNumId="40" w15:restartNumberingAfterBreak="0">
    <w:nsid w:val="73F237FB"/>
    <w:multiLevelType w:val="hybridMultilevel"/>
    <w:tmpl w:val="FFFFFFFF"/>
    <w:lvl w:ilvl="0" w:tplc="A5ECC73A">
      <w:start w:val="1"/>
      <w:numFmt w:val="bullet"/>
      <w:lvlText w:val=""/>
      <w:lvlJc w:val="left"/>
      <w:pPr>
        <w:ind w:left="720" w:hanging="360"/>
      </w:pPr>
      <w:rPr>
        <w:rFonts w:hint="default" w:ascii="Symbol" w:hAnsi="Symbol"/>
      </w:rPr>
    </w:lvl>
    <w:lvl w:ilvl="1" w:tplc="89843742">
      <w:start w:val="1"/>
      <w:numFmt w:val="bullet"/>
      <w:lvlText w:val="o"/>
      <w:lvlJc w:val="left"/>
      <w:pPr>
        <w:ind w:left="1440" w:hanging="360"/>
      </w:pPr>
      <w:rPr>
        <w:rFonts w:hint="default" w:ascii="Courier New" w:hAnsi="Courier New"/>
      </w:rPr>
    </w:lvl>
    <w:lvl w:ilvl="2" w:tplc="57E8D13A">
      <w:start w:val="1"/>
      <w:numFmt w:val="bullet"/>
      <w:lvlText w:val=""/>
      <w:lvlJc w:val="left"/>
      <w:pPr>
        <w:ind w:left="2160" w:hanging="360"/>
      </w:pPr>
      <w:rPr>
        <w:rFonts w:hint="default" w:ascii="Wingdings" w:hAnsi="Wingdings"/>
      </w:rPr>
    </w:lvl>
    <w:lvl w:ilvl="3" w:tplc="3BF0EB42">
      <w:start w:val="1"/>
      <w:numFmt w:val="bullet"/>
      <w:lvlText w:val=""/>
      <w:lvlJc w:val="left"/>
      <w:pPr>
        <w:ind w:left="2880" w:hanging="360"/>
      </w:pPr>
      <w:rPr>
        <w:rFonts w:hint="default" w:ascii="Symbol" w:hAnsi="Symbol"/>
      </w:rPr>
    </w:lvl>
    <w:lvl w:ilvl="4" w:tplc="D292A36A">
      <w:start w:val="1"/>
      <w:numFmt w:val="bullet"/>
      <w:lvlText w:val="o"/>
      <w:lvlJc w:val="left"/>
      <w:pPr>
        <w:ind w:left="3600" w:hanging="360"/>
      </w:pPr>
      <w:rPr>
        <w:rFonts w:hint="default" w:ascii="Courier New" w:hAnsi="Courier New"/>
      </w:rPr>
    </w:lvl>
    <w:lvl w:ilvl="5" w:tplc="CA083D5C">
      <w:start w:val="1"/>
      <w:numFmt w:val="bullet"/>
      <w:lvlText w:val=""/>
      <w:lvlJc w:val="left"/>
      <w:pPr>
        <w:ind w:left="4320" w:hanging="360"/>
      </w:pPr>
      <w:rPr>
        <w:rFonts w:hint="default" w:ascii="Wingdings" w:hAnsi="Wingdings"/>
      </w:rPr>
    </w:lvl>
    <w:lvl w:ilvl="6" w:tplc="54281798">
      <w:start w:val="1"/>
      <w:numFmt w:val="bullet"/>
      <w:lvlText w:val=""/>
      <w:lvlJc w:val="left"/>
      <w:pPr>
        <w:ind w:left="5040" w:hanging="360"/>
      </w:pPr>
      <w:rPr>
        <w:rFonts w:hint="default" w:ascii="Symbol" w:hAnsi="Symbol"/>
      </w:rPr>
    </w:lvl>
    <w:lvl w:ilvl="7" w:tplc="785E3DEA">
      <w:start w:val="1"/>
      <w:numFmt w:val="bullet"/>
      <w:lvlText w:val="o"/>
      <w:lvlJc w:val="left"/>
      <w:pPr>
        <w:ind w:left="5760" w:hanging="360"/>
      </w:pPr>
      <w:rPr>
        <w:rFonts w:hint="default" w:ascii="Courier New" w:hAnsi="Courier New"/>
      </w:rPr>
    </w:lvl>
    <w:lvl w:ilvl="8" w:tplc="B810D37E">
      <w:start w:val="1"/>
      <w:numFmt w:val="bullet"/>
      <w:lvlText w:val=""/>
      <w:lvlJc w:val="left"/>
      <w:pPr>
        <w:ind w:left="6480" w:hanging="360"/>
      </w:pPr>
      <w:rPr>
        <w:rFonts w:hint="default" w:ascii="Wingdings" w:hAnsi="Wingdings"/>
      </w:rPr>
    </w:lvl>
  </w:abstractNum>
  <w:abstractNum w:abstractNumId="41" w15:restartNumberingAfterBreak="0">
    <w:nsid w:val="7517B225"/>
    <w:multiLevelType w:val="hybridMultilevel"/>
    <w:tmpl w:val="FFFFFFFF"/>
    <w:lvl w:ilvl="0" w:tplc="CBBC8BD2">
      <w:start w:val="1"/>
      <w:numFmt w:val="bullet"/>
      <w:lvlText w:val=""/>
      <w:lvlJc w:val="left"/>
      <w:pPr>
        <w:ind w:left="720" w:hanging="360"/>
      </w:pPr>
      <w:rPr>
        <w:rFonts w:hint="default" w:ascii="Symbol" w:hAnsi="Symbol"/>
      </w:rPr>
    </w:lvl>
    <w:lvl w:ilvl="1" w:tplc="876829B6">
      <w:start w:val="1"/>
      <w:numFmt w:val="bullet"/>
      <w:lvlText w:val="o"/>
      <w:lvlJc w:val="left"/>
      <w:pPr>
        <w:ind w:left="1440" w:hanging="360"/>
      </w:pPr>
      <w:rPr>
        <w:rFonts w:hint="default" w:ascii="Courier New" w:hAnsi="Courier New"/>
      </w:rPr>
    </w:lvl>
    <w:lvl w:ilvl="2" w:tplc="843EA08C">
      <w:start w:val="1"/>
      <w:numFmt w:val="bullet"/>
      <w:lvlText w:val=""/>
      <w:lvlJc w:val="left"/>
      <w:pPr>
        <w:ind w:left="2160" w:hanging="360"/>
      </w:pPr>
      <w:rPr>
        <w:rFonts w:hint="default" w:ascii="Wingdings" w:hAnsi="Wingdings"/>
      </w:rPr>
    </w:lvl>
    <w:lvl w:ilvl="3" w:tplc="B980F6D8">
      <w:start w:val="1"/>
      <w:numFmt w:val="bullet"/>
      <w:lvlText w:val=""/>
      <w:lvlJc w:val="left"/>
      <w:pPr>
        <w:ind w:left="2880" w:hanging="360"/>
      </w:pPr>
      <w:rPr>
        <w:rFonts w:hint="default" w:ascii="Symbol" w:hAnsi="Symbol"/>
      </w:rPr>
    </w:lvl>
    <w:lvl w:ilvl="4" w:tplc="46B89436">
      <w:start w:val="1"/>
      <w:numFmt w:val="bullet"/>
      <w:lvlText w:val="o"/>
      <w:lvlJc w:val="left"/>
      <w:pPr>
        <w:ind w:left="3600" w:hanging="360"/>
      </w:pPr>
      <w:rPr>
        <w:rFonts w:hint="default" w:ascii="Courier New" w:hAnsi="Courier New"/>
      </w:rPr>
    </w:lvl>
    <w:lvl w:ilvl="5" w:tplc="46FA3FF4">
      <w:start w:val="1"/>
      <w:numFmt w:val="bullet"/>
      <w:lvlText w:val=""/>
      <w:lvlJc w:val="left"/>
      <w:pPr>
        <w:ind w:left="4320" w:hanging="360"/>
      </w:pPr>
      <w:rPr>
        <w:rFonts w:hint="default" w:ascii="Wingdings" w:hAnsi="Wingdings"/>
      </w:rPr>
    </w:lvl>
    <w:lvl w:ilvl="6" w:tplc="C058A39E">
      <w:start w:val="1"/>
      <w:numFmt w:val="bullet"/>
      <w:lvlText w:val=""/>
      <w:lvlJc w:val="left"/>
      <w:pPr>
        <w:ind w:left="5040" w:hanging="360"/>
      </w:pPr>
      <w:rPr>
        <w:rFonts w:hint="default" w:ascii="Symbol" w:hAnsi="Symbol"/>
      </w:rPr>
    </w:lvl>
    <w:lvl w:ilvl="7" w:tplc="5C687BD0">
      <w:start w:val="1"/>
      <w:numFmt w:val="bullet"/>
      <w:lvlText w:val="o"/>
      <w:lvlJc w:val="left"/>
      <w:pPr>
        <w:ind w:left="5760" w:hanging="360"/>
      </w:pPr>
      <w:rPr>
        <w:rFonts w:hint="default" w:ascii="Courier New" w:hAnsi="Courier New"/>
      </w:rPr>
    </w:lvl>
    <w:lvl w:ilvl="8" w:tplc="4760B892">
      <w:start w:val="1"/>
      <w:numFmt w:val="bullet"/>
      <w:lvlText w:val=""/>
      <w:lvlJc w:val="left"/>
      <w:pPr>
        <w:ind w:left="6480" w:hanging="360"/>
      </w:pPr>
      <w:rPr>
        <w:rFonts w:hint="default" w:ascii="Wingdings" w:hAnsi="Wingdings"/>
      </w:rPr>
    </w:lvl>
  </w:abstractNum>
  <w:abstractNum w:abstractNumId="42" w15:restartNumberingAfterBreak="0">
    <w:nsid w:val="7E1508FD"/>
    <w:multiLevelType w:val="hybridMultilevel"/>
    <w:tmpl w:val="FFFFFFFF"/>
    <w:lvl w:ilvl="0" w:tplc="8BC4787A">
      <w:start w:val="1"/>
      <w:numFmt w:val="bullet"/>
      <w:lvlText w:val=""/>
      <w:lvlJc w:val="left"/>
      <w:pPr>
        <w:ind w:left="720" w:hanging="360"/>
      </w:pPr>
      <w:rPr>
        <w:rFonts w:hint="default" w:ascii="Symbol" w:hAnsi="Symbol"/>
      </w:rPr>
    </w:lvl>
    <w:lvl w:ilvl="1" w:tplc="829C37BC">
      <w:start w:val="1"/>
      <w:numFmt w:val="bullet"/>
      <w:lvlText w:val="o"/>
      <w:lvlJc w:val="left"/>
      <w:pPr>
        <w:ind w:left="1440" w:hanging="360"/>
      </w:pPr>
      <w:rPr>
        <w:rFonts w:hint="default" w:ascii="Courier New" w:hAnsi="Courier New"/>
      </w:rPr>
    </w:lvl>
    <w:lvl w:ilvl="2" w:tplc="942267EE">
      <w:start w:val="1"/>
      <w:numFmt w:val="bullet"/>
      <w:lvlText w:val=""/>
      <w:lvlJc w:val="left"/>
      <w:pPr>
        <w:ind w:left="2160" w:hanging="360"/>
      </w:pPr>
      <w:rPr>
        <w:rFonts w:hint="default" w:ascii="Wingdings" w:hAnsi="Wingdings"/>
      </w:rPr>
    </w:lvl>
    <w:lvl w:ilvl="3" w:tplc="A13CF974">
      <w:start w:val="1"/>
      <w:numFmt w:val="bullet"/>
      <w:lvlText w:val=""/>
      <w:lvlJc w:val="left"/>
      <w:pPr>
        <w:ind w:left="2880" w:hanging="360"/>
      </w:pPr>
      <w:rPr>
        <w:rFonts w:hint="default" w:ascii="Symbol" w:hAnsi="Symbol"/>
      </w:rPr>
    </w:lvl>
    <w:lvl w:ilvl="4" w:tplc="6A86321E">
      <w:start w:val="1"/>
      <w:numFmt w:val="bullet"/>
      <w:lvlText w:val="o"/>
      <w:lvlJc w:val="left"/>
      <w:pPr>
        <w:ind w:left="3600" w:hanging="360"/>
      </w:pPr>
      <w:rPr>
        <w:rFonts w:hint="default" w:ascii="Courier New" w:hAnsi="Courier New"/>
      </w:rPr>
    </w:lvl>
    <w:lvl w:ilvl="5" w:tplc="EE4C66AA">
      <w:start w:val="1"/>
      <w:numFmt w:val="bullet"/>
      <w:lvlText w:val=""/>
      <w:lvlJc w:val="left"/>
      <w:pPr>
        <w:ind w:left="4320" w:hanging="360"/>
      </w:pPr>
      <w:rPr>
        <w:rFonts w:hint="default" w:ascii="Wingdings" w:hAnsi="Wingdings"/>
      </w:rPr>
    </w:lvl>
    <w:lvl w:ilvl="6" w:tplc="E6BC7F86">
      <w:start w:val="1"/>
      <w:numFmt w:val="bullet"/>
      <w:lvlText w:val=""/>
      <w:lvlJc w:val="left"/>
      <w:pPr>
        <w:ind w:left="5040" w:hanging="360"/>
      </w:pPr>
      <w:rPr>
        <w:rFonts w:hint="default" w:ascii="Symbol" w:hAnsi="Symbol"/>
      </w:rPr>
    </w:lvl>
    <w:lvl w:ilvl="7" w:tplc="B964CB68">
      <w:start w:val="1"/>
      <w:numFmt w:val="bullet"/>
      <w:lvlText w:val="o"/>
      <w:lvlJc w:val="left"/>
      <w:pPr>
        <w:ind w:left="5760" w:hanging="360"/>
      </w:pPr>
      <w:rPr>
        <w:rFonts w:hint="default" w:ascii="Courier New" w:hAnsi="Courier New"/>
      </w:rPr>
    </w:lvl>
    <w:lvl w:ilvl="8" w:tplc="0BDAF55A">
      <w:start w:val="1"/>
      <w:numFmt w:val="bullet"/>
      <w:lvlText w:val=""/>
      <w:lvlJc w:val="left"/>
      <w:pPr>
        <w:ind w:left="6480" w:hanging="360"/>
      </w:pPr>
      <w:rPr>
        <w:rFonts w:hint="default" w:ascii="Wingdings" w:hAnsi="Wingdings"/>
      </w:rPr>
    </w:lvl>
  </w:abstractNum>
  <w:abstractNum w:abstractNumId="43" w15:restartNumberingAfterBreak="0">
    <w:nsid w:val="7E394A5F"/>
    <w:multiLevelType w:val="hybridMultilevel"/>
    <w:tmpl w:val="FFFFFFFF"/>
    <w:lvl w:ilvl="0" w:tplc="13948110">
      <w:start w:val="1"/>
      <w:numFmt w:val="bullet"/>
      <w:lvlText w:val=""/>
      <w:lvlJc w:val="left"/>
      <w:pPr>
        <w:ind w:left="720" w:hanging="360"/>
      </w:pPr>
      <w:rPr>
        <w:rFonts w:hint="default" w:ascii="Symbol" w:hAnsi="Symbol"/>
      </w:rPr>
    </w:lvl>
    <w:lvl w:ilvl="1" w:tplc="A606B680">
      <w:start w:val="1"/>
      <w:numFmt w:val="bullet"/>
      <w:lvlText w:val="o"/>
      <w:lvlJc w:val="left"/>
      <w:pPr>
        <w:ind w:left="1440" w:hanging="360"/>
      </w:pPr>
      <w:rPr>
        <w:rFonts w:hint="default" w:ascii="Courier New" w:hAnsi="Courier New"/>
      </w:rPr>
    </w:lvl>
    <w:lvl w:ilvl="2" w:tplc="BC3CC37C">
      <w:start w:val="1"/>
      <w:numFmt w:val="bullet"/>
      <w:lvlText w:val=""/>
      <w:lvlJc w:val="left"/>
      <w:pPr>
        <w:ind w:left="2160" w:hanging="360"/>
      </w:pPr>
      <w:rPr>
        <w:rFonts w:hint="default" w:ascii="Wingdings" w:hAnsi="Wingdings"/>
      </w:rPr>
    </w:lvl>
    <w:lvl w:ilvl="3" w:tplc="E91A37EE">
      <w:start w:val="1"/>
      <w:numFmt w:val="bullet"/>
      <w:lvlText w:val=""/>
      <w:lvlJc w:val="left"/>
      <w:pPr>
        <w:ind w:left="2880" w:hanging="360"/>
      </w:pPr>
      <w:rPr>
        <w:rFonts w:hint="default" w:ascii="Symbol" w:hAnsi="Symbol"/>
      </w:rPr>
    </w:lvl>
    <w:lvl w:ilvl="4" w:tplc="1054B8B8">
      <w:start w:val="1"/>
      <w:numFmt w:val="bullet"/>
      <w:lvlText w:val="o"/>
      <w:lvlJc w:val="left"/>
      <w:pPr>
        <w:ind w:left="3600" w:hanging="360"/>
      </w:pPr>
      <w:rPr>
        <w:rFonts w:hint="default" w:ascii="Courier New" w:hAnsi="Courier New"/>
      </w:rPr>
    </w:lvl>
    <w:lvl w:ilvl="5" w:tplc="1C52FCFE">
      <w:start w:val="1"/>
      <w:numFmt w:val="bullet"/>
      <w:lvlText w:val=""/>
      <w:lvlJc w:val="left"/>
      <w:pPr>
        <w:ind w:left="4320" w:hanging="360"/>
      </w:pPr>
      <w:rPr>
        <w:rFonts w:hint="default" w:ascii="Wingdings" w:hAnsi="Wingdings"/>
      </w:rPr>
    </w:lvl>
    <w:lvl w:ilvl="6" w:tplc="4EAECFF4">
      <w:start w:val="1"/>
      <w:numFmt w:val="bullet"/>
      <w:lvlText w:val=""/>
      <w:lvlJc w:val="left"/>
      <w:pPr>
        <w:ind w:left="5040" w:hanging="360"/>
      </w:pPr>
      <w:rPr>
        <w:rFonts w:hint="default" w:ascii="Symbol" w:hAnsi="Symbol"/>
      </w:rPr>
    </w:lvl>
    <w:lvl w:ilvl="7" w:tplc="7CBA5130">
      <w:start w:val="1"/>
      <w:numFmt w:val="bullet"/>
      <w:lvlText w:val="o"/>
      <w:lvlJc w:val="left"/>
      <w:pPr>
        <w:ind w:left="5760" w:hanging="360"/>
      </w:pPr>
      <w:rPr>
        <w:rFonts w:hint="default" w:ascii="Courier New" w:hAnsi="Courier New"/>
      </w:rPr>
    </w:lvl>
    <w:lvl w:ilvl="8" w:tplc="2B56FDE6">
      <w:start w:val="1"/>
      <w:numFmt w:val="bullet"/>
      <w:lvlText w:val=""/>
      <w:lvlJc w:val="left"/>
      <w:pPr>
        <w:ind w:left="6480" w:hanging="360"/>
      </w:pPr>
      <w:rPr>
        <w:rFonts w:hint="default" w:ascii="Wingdings" w:hAnsi="Wingdings"/>
      </w:rPr>
    </w:lvl>
  </w:abstractNum>
  <w:abstractNum w:abstractNumId="44" w15:restartNumberingAfterBreak="0">
    <w:nsid w:val="7F13159C"/>
    <w:multiLevelType w:val="hybridMultilevel"/>
    <w:tmpl w:val="FFFFFFFF"/>
    <w:lvl w:ilvl="0" w:tplc="F70C1806">
      <w:start w:val="1"/>
      <w:numFmt w:val="bullet"/>
      <w:lvlText w:val=""/>
      <w:lvlJc w:val="left"/>
      <w:pPr>
        <w:ind w:left="720" w:hanging="360"/>
      </w:pPr>
      <w:rPr>
        <w:rFonts w:hint="default" w:ascii="Symbol" w:hAnsi="Symbol"/>
      </w:rPr>
    </w:lvl>
    <w:lvl w:ilvl="1" w:tplc="E42E59A2">
      <w:start w:val="1"/>
      <w:numFmt w:val="bullet"/>
      <w:lvlText w:val="o"/>
      <w:lvlJc w:val="left"/>
      <w:pPr>
        <w:ind w:left="1440" w:hanging="360"/>
      </w:pPr>
      <w:rPr>
        <w:rFonts w:hint="default" w:ascii="Courier New" w:hAnsi="Courier New"/>
      </w:rPr>
    </w:lvl>
    <w:lvl w:ilvl="2" w:tplc="100CEA0E">
      <w:start w:val="1"/>
      <w:numFmt w:val="bullet"/>
      <w:lvlText w:val=""/>
      <w:lvlJc w:val="left"/>
      <w:pPr>
        <w:ind w:left="2160" w:hanging="360"/>
      </w:pPr>
      <w:rPr>
        <w:rFonts w:hint="default" w:ascii="Wingdings" w:hAnsi="Wingdings"/>
      </w:rPr>
    </w:lvl>
    <w:lvl w:ilvl="3" w:tplc="BA62BA1A">
      <w:start w:val="1"/>
      <w:numFmt w:val="bullet"/>
      <w:lvlText w:val=""/>
      <w:lvlJc w:val="left"/>
      <w:pPr>
        <w:ind w:left="2880" w:hanging="360"/>
      </w:pPr>
      <w:rPr>
        <w:rFonts w:hint="default" w:ascii="Symbol" w:hAnsi="Symbol"/>
      </w:rPr>
    </w:lvl>
    <w:lvl w:ilvl="4" w:tplc="EE2CC490">
      <w:start w:val="1"/>
      <w:numFmt w:val="bullet"/>
      <w:lvlText w:val="o"/>
      <w:lvlJc w:val="left"/>
      <w:pPr>
        <w:ind w:left="3600" w:hanging="360"/>
      </w:pPr>
      <w:rPr>
        <w:rFonts w:hint="default" w:ascii="Courier New" w:hAnsi="Courier New"/>
      </w:rPr>
    </w:lvl>
    <w:lvl w:ilvl="5" w:tplc="7E18F48C">
      <w:start w:val="1"/>
      <w:numFmt w:val="bullet"/>
      <w:lvlText w:val=""/>
      <w:lvlJc w:val="left"/>
      <w:pPr>
        <w:ind w:left="4320" w:hanging="360"/>
      </w:pPr>
      <w:rPr>
        <w:rFonts w:hint="default" w:ascii="Wingdings" w:hAnsi="Wingdings"/>
      </w:rPr>
    </w:lvl>
    <w:lvl w:ilvl="6" w:tplc="49689D6C">
      <w:start w:val="1"/>
      <w:numFmt w:val="bullet"/>
      <w:lvlText w:val=""/>
      <w:lvlJc w:val="left"/>
      <w:pPr>
        <w:ind w:left="5040" w:hanging="360"/>
      </w:pPr>
      <w:rPr>
        <w:rFonts w:hint="default" w:ascii="Symbol" w:hAnsi="Symbol"/>
      </w:rPr>
    </w:lvl>
    <w:lvl w:ilvl="7" w:tplc="A296DFD8">
      <w:start w:val="1"/>
      <w:numFmt w:val="bullet"/>
      <w:lvlText w:val="o"/>
      <w:lvlJc w:val="left"/>
      <w:pPr>
        <w:ind w:left="5760" w:hanging="360"/>
      </w:pPr>
      <w:rPr>
        <w:rFonts w:hint="default" w:ascii="Courier New" w:hAnsi="Courier New"/>
      </w:rPr>
    </w:lvl>
    <w:lvl w:ilvl="8" w:tplc="ECFAE602">
      <w:start w:val="1"/>
      <w:numFmt w:val="bullet"/>
      <w:lvlText w:val=""/>
      <w:lvlJc w:val="left"/>
      <w:pPr>
        <w:ind w:left="6480" w:hanging="360"/>
      </w:pPr>
      <w:rPr>
        <w:rFonts w:hint="default" w:ascii="Wingdings" w:hAnsi="Wingdings"/>
      </w:rPr>
    </w:lvl>
  </w:abstractNum>
  <w:num w:numId="1" w16cid:durableId="1130173985">
    <w:abstractNumId w:val="30"/>
  </w:num>
  <w:num w:numId="2" w16cid:durableId="1180201864">
    <w:abstractNumId w:val="36"/>
  </w:num>
  <w:num w:numId="3" w16cid:durableId="1234899407">
    <w:abstractNumId w:val="7"/>
  </w:num>
  <w:num w:numId="4" w16cid:durableId="1377270321">
    <w:abstractNumId w:val="44"/>
  </w:num>
  <w:num w:numId="5" w16cid:durableId="1460219774">
    <w:abstractNumId w:val="10"/>
  </w:num>
  <w:num w:numId="6" w16cid:durableId="1464814516">
    <w:abstractNumId w:val="27"/>
  </w:num>
  <w:num w:numId="7" w16cid:durableId="151414146">
    <w:abstractNumId w:val="37"/>
  </w:num>
  <w:num w:numId="8" w16cid:durableId="1620645170">
    <w:abstractNumId w:val="15"/>
  </w:num>
  <w:num w:numId="9" w16cid:durableId="1815442203">
    <w:abstractNumId w:val="23"/>
  </w:num>
  <w:num w:numId="10" w16cid:durableId="1901206455">
    <w:abstractNumId w:val="34"/>
  </w:num>
  <w:num w:numId="11" w16cid:durableId="2142071739">
    <w:abstractNumId w:val="5"/>
  </w:num>
  <w:num w:numId="12" w16cid:durableId="243495555">
    <w:abstractNumId w:val="0"/>
  </w:num>
  <w:num w:numId="13" w16cid:durableId="244337917">
    <w:abstractNumId w:val="1"/>
  </w:num>
  <w:num w:numId="14" w16cid:durableId="285046796">
    <w:abstractNumId w:val="33"/>
  </w:num>
  <w:num w:numId="15" w16cid:durableId="295645750">
    <w:abstractNumId w:val="32"/>
  </w:num>
  <w:num w:numId="16" w16cid:durableId="337657475">
    <w:abstractNumId w:val="4"/>
  </w:num>
  <w:num w:numId="17" w16cid:durableId="345790300">
    <w:abstractNumId w:val="40"/>
  </w:num>
  <w:num w:numId="18" w16cid:durableId="455376052">
    <w:abstractNumId w:val="19"/>
  </w:num>
  <w:num w:numId="19" w16cid:durableId="532765350">
    <w:abstractNumId w:val="42"/>
  </w:num>
  <w:num w:numId="20" w16cid:durableId="59062867">
    <w:abstractNumId w:val="35"/>
  </w:num>
  <w:num w:numId="21" w16cid:durableId="842624605">
    <w:abstractNumId w:val="14"/>
  </w:num>
  <w:num w:numId="22" w16cid:durableId="894853760">
    <w:abstractNumId w:val="21"/>
  </w:num>
  <w:num w:numId="23" w16cid:durableId="933443956">
    <w:abstractNumId w:val="16"/>
  </w:num>
  <w:num w:numId="24" w16cid:durableId="935750760">
    <w:abstractNumId w:val="3"/>
  </w:num>
  <w:num w:numId="25" w16cid:durableId="844368924">
    <w:abstractNumId w:val="28"/>
  </w:num>
  <w:num w:numId="26" w16cid:durableId="600142473">
    <w:abstractNumId w:val="11"/>
  </w:num>
  <w:num w:numId="27" w16cid:durableId="806043984">
    <w:abstractNumId w:val="31"/>
  </w:num>
  <w:num w:numId="28" w16cid:durableId="1924602873">
    <w:abstractNumId w:val="38"/>
  </w:num>
  <w:num w:numId="29" w16cid:durableId="548346531">
    <w:abstractNumId w:val="25"/>
  </w:num>
  <w:num w:numId="30" w16cid:durableId="1040276856">
    <w:abstractNumId w:val="12"/>
  </w:num>
  <w:num w:numId="31" w16cid:durableId="434133790">
    <w:abstractNumId w:val="39"/>
  </w:num>
  <w:num w:numId="32" w16cid:durableId="1306592963">
    <w:abstractNumId w:val="41"/>
  </w:num>
  <w:num w:numId="33" w16cid:durableId="1825464132">
    <w:abstractNumId w:val="18"/>
  </w:num>
  <w:num w:numId="34" w16cid:durableId="1586064111">
    <w:abstractNumId w:val="43"/>
  </w:num>
  <w:num w:numId="35" w16cid:durableId="295330128">
    <w:abstractNumId w:val="17"/>
  </w:num>
  <w:num w:numId="36" w16cid:durableId="1574003703">
    <w:abstractNumId w:val="8"/>
  </w:num>
  <w:num w:numId="37" w16cid:durableId="1635670597">
    <w:abstractNumId w:val="24"/>
  </w:num>
  <w:num w:numId="38" w16cid:durableId="467741763">
    <w:abstractNumId w:val="20"/>
  </w:num>
  <w:num w:numId="39" w16cid:durableId="1795758146">
    <w:abstractNumId w:val="29"/>
  </w:num>
  <w:num w:numId="40" w16cid:durableId="1255288393">
    <w:abstractNumId w:val="9"/>
  </w:num>
  <w:num w:numId="41" w16cid:durableId="2077851447">
    <w:abstractNumId w:val="6"/>
  </w:num>
  <w:num w:numId="42" w16cid:durableId="2629466">
    <w:abstractNumId w:val="26"/>
  </w:num>
  <w:num w:numId="43" w16cid:durableId="1846435080">
    <w:abstractNumId w:val="13"/>
  </w:num>
  <w:num w:numId="44" w16cid:durableId="804204475">
    <w:abstractNumId w:val="2"/>
  </w:num>
  <w:num w:numId="45" w16cid:durableId="1337617043">
    <w:abstractNumId w:val="2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C3D878D"/>
    <w:rsid w:val="00004624"/>
    <w:rsid w:val="0000579D"/>
    <w:rsid w:val="0000701A"/>
    <w:rsid w:val="000107AA"/>
    <w:rsid w:val="00012553"/>
    <w:rsid w:val="00012B47"/>
    <w:rsid w:val="00025D78"/>
    <w:rsid w:val="00026740"/>
    <w:rsid w:val="00026BFB"/>
    <w:rsid w:val="00034050"/>
    <w:rsid w:val="00034AE4"/>
    <w:rsid w:val="00035A96"/>
    <w:rsid w:val="00036256"/>
    <w:rsid w:val="00047A72"/>
    <w:rsid w:val="00050B69"/>
    <w:rsid w:val="0005434C"/>
    <w:rsid w:val="00055D51"/>
    <w:rsid w:val="00056A8A"/>
    <w:rsid w:val="00057347"/>
    <w:rsid w:val="000605DF"/>
    <w:rsid w:val="00060D9B"/>
    <w:rsid w:val="000710DE"/>
    <w:rsid w:val="00071366"/>
    <w:rsid w:val="0007186D"/>
    <w:rsid w:val="00075F83"/>
    <w:rsid w:val="00076DB4"/>
    <w:rsid w:val="00077975"/>
    <w:rsid w:val="00080466"/>
    <w:rsid w:val="0009396F"/>
    <w:rsid w:val="00094351"/>
    <w:rsid w:val="00096942"/>
    <w:rsid w:val="00097081"/>
    <w:rsid w:val="000A0533"/>
    <w:rsid w:val="000A3535"/>
    <w:rsid w:val="000A3917"/>
    <w:rsid w:val="000A61C2"/>
    <w:rsid w:val="000B1CA4"/>
    <w:rsid w:val="000B286F"/>
    <w:rsid w:val="000B41E3"/>
    <w:rsid w:val="000B45E8"/>
    <w:rsid w:val="000C0A27"/>
    <w:rsid w:val="000C2CA5"/>
    <w:rsid w:val="000C5EE5"/>
    <w:rsid w:val="000C69CE"/>
    <w:rsid w:val="000C6E76"/>
    <w:rsid w:val="000D0BF0"/>
    <w:rsid w:val="000D28AC"/>
    <w:rsid w:val="000D2D8A"/>
    <w:rsid w:val="000D3BFF"/>
    <w:rsid w:val="000E101E"/>
    <w:rsid w:val="000E1C1A"/>
    <w:rsid w:val="000E6F4A"/>
    <w:rsid w:val="000F14E4"/>
    <w:rsid w:val="000F62B5"/>
    <w:rsid w:val="000F75DB"/>
    <w:rsid w:val="001014C3"/>
    <w:rsid w:val="0010557A"/>
    <w:rsid w:val="0011098C"/>
    <w:rsid w:val="001216B5"/>
    <w:rsid w:val="0012514A"/>
    <w:rsid w:val="00130A1B"/>
    <w:rsid w:val="001317CD"/>
    <w:rsid w:val="00134552"/>
    <w:rsid w:val="0013480B"/>
    <w:rsid w:val="00134BF3"/>
    <w:rsid w:val="00135851"/>
    <w:rsid w:val="00136A39"/>
    <w:rsid w:val="00144CC6"/>
    <w:rsid w:val="00146BEA"/>
    <w:rsid w:val="001567EA"/>
    <w:rsid w:val="00161E53"/>
    <w:rsid w:val="00165D76"/>
    <w:rsid w:val="00165EB9"/>
    <w:rsid w:val="001663CE"/>
    <w:rsid w:val="00172F5F"/>
    <w:rsid w:val="00176432"/>
    <w:rsid w:val="00176797"/>
    <w:rsid w:val="00182F36"/>
    <w:rsid w:val="0019278F"/>
    <w:rsid w:val="00192A2A"/>
    <w:rsid w:val="001936A9"/>
    <w:rsid w:val="001A0FA9"/>
    <w:rsid w:val="001A14B9"/>
    <w:rsid w:val="001B232B"/>
    <w:rsid w:val="001C5B00"/>
    <w:rsid w:val="001D4212"/>
    <w:rsid w:val="001D633B"/>
    <w:rsid w:val="001E1FB4"/>
    <w:rsid w:val="001E4E77"/>
    <w:rsid w:val="001F0DCB"/>
    <w:rsid w:val="001F63F2"/>
    <w:rsid w:val="00202D3D"/>
    <w:rsid w:val="00202E4B"/>
    <w:rsid w:val="002274A2"/>
    <w:rsid w:val="002322F6"/>
    <w:rsid w:val="00232874"/>
    <w:rsid w:val="0023340E"/>
    <w:rsid w:val="00234EBB"/>
    <w:rsid w:val="0023D8A4"/>
    <w:rsid w:val="0024045A"/>
    <w:rsid w:val="002406B5"/>
    <w:rsid w:val="00240D2C"/>
    <w:rsid w:val="002424CF"/>
    <w:rsid w:val="00242AE1"/>
    <w:rsid w:val="00242C1F"/>
    <w:rsid w:val="00247E37"/>
    <w:rsid w:val="00252E42"/>
    <w:rsid w:val="00262BCC"/>
    <w:rsid w:val="00263185"/>
    <w:rsid w:val="00264D30"/>
    <w:rsid w:val="002676F5"/>
    <w:rsid w:val="00271AC0"/>
    <w:rsid w:val="002738A0"/>
    <w:rsid w:val="00283FD5"/>
    <w:rsid w:val="002A06C6"/>
    <w:rsid w:val="002A0988"/>
    <w:rsid w:val="002A14A9"/>
    <w:rsid w:val="002A271E"/>
    <w:rsid w:val="002A7DBF"/>
    <w:rsid w:val="002B700E"/>
    <w:rsid w:val="002C2DBC"/>
    <w:rsid w:val="002D30DA"/>
    <w:rsid w:val="002D33F2"/>
    <w:rsid w:val="002D3423"/>
    <w:rsid w:val="002D4521"/>
    <w:rsid w:val="002D480D"/>
    <w:rsid w:val="002D7AC0"/>
    <w:rsid w:val="002E03EF"/>
    <w:rsid w:val="002E0FA3"/>
    <w:rsid w:val="002E2CEE"/>
    <w:rsid w:val="002E2F68"/>
    <w:rsid w:val="002E51E1"/>
    <w:rsid w:val="002F06F7"/>
    <w:rsid w:val="002F3812"/>
    <w:rsid w:val="00305EB4"/>
    <w:rsid w:val="003159ED"/>
    <w:rsid w:val="00315C71"/>
    <w:rsid w:val="00323A5C"/>
    <w:rsid w:val="0032635B"/>
    <w:rsid w:val="00335C27"/>
    <w:rsid w:val="003371B2"/>
    <w:rsid w:val="00346745"/>
    <w:rsid w:val="00350F98"/>
    <w:rsid w:val="003615A6"/>
    <w:rsid w:val="003617A7"/>
    <w:rsid w:val="00363B1B"/>
    <w:rsid w:val="00370615"/>
    <w:rsid w:val="00370C4C"/>
    <w:rsid w:val="003735BC"/>
    <w:rsid w:val="00380BC2"/>
    <w:rsid w:val="00386E6A"/>
    <w:rsid w:val="00395A1C"/>
    <w:rsid w:val="00397E57"/>
    <w:rsid w:val="003A2E42"/>
    <w:rsid w:val="003A42E5"/>
    <w:rsid w:val="003A5DDF"/>
    <w:rsid w:val="003A609C"/>
    <w:rsid w:val="003B2005"/>
    <w:rsid w:val="003C0293"/>
    <w:rsid w:val="003C13CF"/>
    <w:rsid w:val="003C6C60"/>
    <w:rsid w:val="003C7363"/>
    <w:rsid w:val="003D06A3"/>
    <w:rsid w:val="003D0FB2"/>
    <w:rsid w:val="003D17BF"/>
    <w:rsid w:val="003D39C0"/>
    <w:rsid w:val="003D4A88"/>
    <w:rsid w:val="003E097A"/>
    <w:rsid w:val="003E285E"/>
    <w:rsid w:val="003E4232"/>
    <w:rsid w:val="003F04B7"/>
    <w:rsid w:val="003F36D3"/>
    <w:rsid w:val="003F5163"/>
    <w:rsid w:val="004003ED"/>
    <w:rsid w:val="004007EF"/>
    <w:rsid w:val="00401300"/>
    <w:rsid w:val="00402034"/>
    <w:rsid w:val="00402086"/>
    <w:rsid w:val="00404A77"/>
    <w:rsid w:val="00407349"/>
    <w:rsid w:val="0040796B"/>
    <w:rsid w:val="004100EB"/>
    <w:rsid w:val="00410B22"/>
    <w:rsid w:val="00411A29"/>
    <w:rsid w:val="004120A1"/>
    <w:rsid w:val="00413091"/>
    <w:rsid w:val="004131E1"/>
    <w:rsid w:val="00420909"/>
    <w:rsid w:val="004213BB"/>
    <w:rsid w:val="00421E7E"/>
    <w:rsid w:val="004220DE"/>
    <w:rsid w:val="004221F4"/>
    <w:rsid w:val="00424200"/>
    <w:rsid w:val="00425162"/>
    <w:rsid w:val="00429831"/>
    <w:rsid w:val="00430FBD"/>
    <w:rsid w:val="004329F4"/>
    <w:rsid w:val="0043573F"/>
    <w:rsid w:val="004467B5"/>
    <w:rsid w:val="00450AAF"/>
    <w:rsid w:val="00452711"/>
    <w:rsid w:val="004530BE"/>
    <w:rsid w:val="00455ADA"/>
    <w:rsid w:val="00457395"/>
    <w:rsid w:val="00460CD8"/>
    <w:rsid w:val="0046226F"/>
    <w:rsid w:val="00466A20"/>
    <w:rsid w:val="00471B92"/>
    <w:rsid w:val="0047491F"/>
    <w:rsid w:val="00475A43"/>
    <w:rsid w:val="00475AAB"/>
    <w:rsid w:val="00475E3E"/>
    <w:rsid w:val="00476758"/>
    <w:rsid w:val="00477F68"/>
    <w:rsid w:val="00481063"/>
    <w:rsid w:val="00483D7A"/>
    <w:rsid w:val="00485A44"/>
    <w:rsid w:val="004926DA"/>
    <w:rsid w:val="00495CA8"/>
    <w:rsid w:val="00495E6B"/>
    <w:rsid w:val="0049632A"/>
    <w:rsid w:val="00496E44"/>
    <w:rsid w:val="004A1A25"/>
    <w:rsid w:val="004A1E24"/>
    <w:rsid w:val="004A562B"/>
    <w:rsid w:val="004B1965"/>
    <w:rsid w:val="004B6355"/>
    <w:rsid w:val="004C2226"/>
    <w:rsid w:val="004D1532"/>
    <w:rsid w:val="004D33B9"/>
    <w:rsid w:val="004D61CF"/>
    <w:rsid w:val="004D72E2"/>
    <w:rsid w:val="004D7C9E"/>
    <w:rsid w:val="004E058F"/>
    <w:rsid w:val="004E4287"/>
    <w:rsid w:val="004E6615"/>
    <w:rsid w:val="004E7179"/>
    <w:rsid w:val="004E7DF8"/>
    <w:rsid w:val="004F0A38"/>
    <w:rsid w:val="004F0C9A"/>
    <w:rsid w:val="004F414F"/>
    <w:rsid w:val="004F4273"/>
    <w:rsid w:val="004F6F77"/>
    <w:rsid w:val="005046D6"/>
    <w:rsid w:val="00504FDB"/>
    <w:rsid w:val="005059FE"/>
    <w:rsid w:val="00516B32"/>
    <w:rsid w:val="005220F7"/>
    <w:rsid w:val="00522E53"/>
    <w:rsid w:val="00525988"/>
    <w:rsid w:val="00525CE0"/>
    <w:rsid w:val="00527EFB"/>
    <w:rsid w:val="00532ED7"/>
    <w:rsid w:val="005340C0"/>
    <w:rsid w:val="005349EF"/>
    <w:rsid w:val="005352DC"/>
    <w:rsid w:val="00536709"/>
    <w:rsid w:val="00543877"/>
    <w:rsid w:val="00543AC5"/>
    <w:rsid w:val="00547CC7"/>
    <w:rsid w:val="00566FAC"/>
    <w:rsid w:val="00567608"/>
    <w:rsid w:val="005729E9"/>
    <w:rsid w:val="00575345"/>
    <w:rsid w:val="00576D94"/>
    <w:rsid w:val="00582591"/>
    <w:rsid w:val="0058416B"/>
    <w:rsid w:val="005841EA"/>
    <w:rsid w:val="00586097"/>
    <w:rsid w:val="00592169"/>
    <w:rsid w:val="005922FC"/>
    <w:rsid w:val="00594A27"/>
    <w:rsid w:val="00596C68"/>
    <w:rsid w:val="00596C71"/>
    <w:rsid w:val="005A3681"/>
    <w:rsid w:val="005A3A6C"/>
    <w:rsid w:val="005A6AF8"/>
    <w:rsid w:val="005A7623"/>
    <w:rsid w:val="005A7E63"/>
    <w:rsid w:val="005B53BC"/>
    <w:rsid w:val="005B7913"/>
    <w:rsid w:val="005C20E9"/>
    <w:rsid w:val="005C4501"/>
    <w:rsid w:val="005C67C4"/>
    <w:rsid w:val="005D4695"/>
    <w:rsid w:val="005D5DD5"/>
    <w:rsid w:val="005D61E4"/>
    <w:rsid w:val="005D6909"/>
    <w:rsid w:val="005E113C"/>
    <w:rsid w:val="005E32BC"/>
    <w:rsid w:val="005E5372"/>
    <w:rsid w:val="005E644D"/>
    <w:rsid w:val="005E6DF3"/>
    <w:rsid w:val="005E7012"/>
    <w:rsid w:val="005F2BBC"/>
    <w:rsid w:val="005F41C3"/>
    <w:rsid w:val="005F4AA0"/>
    <w:rsid w:val="005F5D8F"/>
    <w:rsid w:val="005F6E04"/>
    <w:rsid w:val="005F6FF2"/>
    <w:rsid w:val="006035CE"/>
    <w:rsid w:val="00603EAB"/>
    <w:rsid w:val="00613C6F"/>
    <w:rsid w:val="006320C9"/>
    <w:rsid w:val="00634F0E"/>
    <w:rsid w:val="00636839"/>
    <w:rsid w:val="00641643"/>
    <w:rsid w:val="00642692"/>
    <w:rsid w:val="00643673"/>
    <w:rsid w:val="0064388C"/>
    <w:rsid w:val="0064523B"/>
    <w:rsid w:val="00647255"/>
    <w:rsid w:val="00651276"/>
    <w:rsid w:val="00651FF6"/>
    <w:rsid w:val="0065331D"/>
    <w:rsid w:val="006547BA"/>
    <w:rsid w:val="00657500"/>
    <w:rsid w:val="00661C95"/>
    <w:rsid w:val="00670E99"/>
    <w:rsid w:val="00672473"/>
    <w:rsid w:val="00674110"/>
    <w:rsid w:val="00674B8B"/>
    <w:rsid w:val="00676883"/>
    <w:rsid w:val="006844EF"/>
    <w:rsid w:val="00687298"/>
    <w:rsid w:val="00692483"/>
    <w:rsid w:val="006A1B48"/>
    <w:rsid w:val="006A4C8E"/>
    <w:rsid w:val="006B0A66"/>
    <w:rsid w:val="006B4970"/>
    <w:rsid w:val="006B6343"/>
    <w:rsid w:val="006C2ABE"/>
    <w:rsid w:val="006C4A46"/>
    <w:rsid w:val="006D1F0B"/>
    <w:rsid w:val="006E083E"/>
    <w:rsid w:val="006E6C36"/>
    <w:rsid w:val="006E77A9"/>
    <w:rsid w:val="006F4068"/>
    <w:rsid w:val="007000D7"/>
    <w:rsid w:val="0070595B"/>
    <w:rsid w:val="00715ECD"/>
    <w:rsid w:val="00716C03"/>
    <w:rsid w:val="00717F06"/>
    <w:rsid w:val="007207EB"/>
    <w:rsid w:val="007265B5"/>
    <w:rsid w:val="00727CA6"/>
    <w:rsid w:val="0073741F"/>
    <w:rsid w:val="007407A5"/>
    <w:rsid w:val="00743561"/>
    <w:rsid w:val="00744D19"/>
    <w:rsid w:val="007452F8"/>
    <w:rsid w:val="0074558C"/>
    <w:rsid w:val="00752DB3"/>
    <w:rsid w:val="00753BA4"/>
    <w:rsid w:val="00757B4E"/>
    <w:rsid w:val="00764BEA"/>
    <w:rsid w:val="00775A89"/>
    <w:rsid w:val="00780EDB"/>
    <w:rsid w:val="007838DC"/>
    <w:rsid w:val="00790D56"/>
    <w:rsid w:val="0079413C"/>
    <w:rsid w:val="00794D2D"/>
    <w:rsid w:val="00796E05"/>
    <w:rsid w:val="0079744B"/>
    <w:rsid w:val="007A05EF"/>
    <w:rsid w:val="007A2214"/>
    <w:rsid w:val="007A3909"/>
    <w:rsid w:val="007A62C5"/>
    <w:rsid w:val="007A635F"/>
    <w:rsid w:val="007A71DF"/>
    <w:rsid w:val="007B1A02"/>
    <w:rsid w:val="007B2B6A"/>
    <w:rsid w:val="007B352A"/>
    <w:rsid w:val="007B3C3D"/>
    <w:rsid w:val="007B4FDE"/>
    <w:rsid w:val="007B549F"/>
    <w:rsid w:val="007C13B9"/>
    <w:rsid w:val="007C1D2F"/>
    <w:rsid w:val="007C6093"/>
    <w:rsid w:val="007D1D2F"/>
    <w:rsid w:val="007D217A"/>
    <w:rsid w:val="007E493F"/>
    <w:rsid w:val="007F0429"/>
    <w:rsid w:val="007F2CC2"/>
    <w:rsid w:val="00800A72"/>
    <w:rsid w:val="00802409"/>
    <w:rsid w:val="008031C2"/>
    <w:rsid w:val="00806C8C"/>
    <w:rsid w:val="00810509"/>
    <w:rsid w:val="00810B79"/>
    <w:rsid w:val="00815F16"/>
    <w:rsid w:val="00815FDF"/>
    <w:rsid w:val="0081F1B8"/>
    <w:rsid w:val="00821307"/>
    <w:rsid w:val="008265F0"/>
    <w:rsid w:val="00826C14"/>
    <w:rsid w:val="008278F7"/>
    <w:rsid w:val="00831058"/>
    <w:rsid w:val="008317B0"/>
    <w:rsid w:val="008357EF"/>
    <w:rsid w:val="00836755"/>
    <w:rsid w:val="00851CB5"/>
    <w:rsid w:val="00856092"/>
    <w:rsid w:val="008603F2"/>
    <w:rsid w:val="00872BC0"/>
    <w:rsid w:val="0087458E"/>
    <w:rsid w:val="00874F94"/>
    <w:rsid w:val="00890737"/>
    <w:rsid w:val="0089092F"/>
    <w:rsid w:val="00893006"/>
    <w:rsid w:val="0089372E"/>
    <w:rsid w:val="00893C34"/>
    <w:rsid w:val="008A01A9"/>
    <w:rsid w:val="008A072E"/>
    <w:rsid w:val="008A087B"/>
    <w:rsid w:val="008A5222"/>
    <w:rsid w:val="008B0117"/>
    <w:rsid w:val="008B382C"/>
    <w:rsid w:val="008B51BA"/>
    <w:rsid w:val="008C3326"/>
    <w:rsid w:val="008C5FAB"/>
    <w:rsid w:val="008C6063"/>
    <w:rsid w:val="008D206D"/>
    <w:rsid w:val="008D7A80"/>
    <w:rsid w:val="008D7BEE"/>
    <w:rsid w:val="008F11D3"/>
    <w:rsid w:val="008F1C18"/>
    <w:rsid w:val="008F382B"/>
    <w:rsid w:val="008F5FCD"/>
    <w:rsid w:val="008F7C31"/>
    <w:rsid w:val="009001D2"/>
    <w:rsid w:val="009007C4"/>
    <w:rsid w:val="00901C8F"/>
    <w:rsid w:val="0091399F"/>
    <w:rsid w:val="00915AF1"/>
    <w:rsid w:val="0092441F"/>
    <w:rsid w:val="009254AF"/>
    <w:rsid w:val="009347A2"/>
    <w:rsid w:val="00934928"/>
    <w:rsid w:val="00936262"/>
    <w:rsid w:val="00940C4D"/>
    <w:rsid w:val="0094342C"/>
    <w:rsid w:val="0094375B"/>
    <w:rsid w:val="009449A3"/>
    <w:rsid w:val="00951396"/>
    <w:rsid w:val="00951CB4"/>
    <w:rsid w:val="00952C8E"/>
    <w:rsid w:val="0095630F"/>
    <w:rsid w:val="00956912"/>
    <w:rsid w:val="0095728A"/>
    <w:rsid w:val="0095793C"/>
    <w:rsid w:val="0096339E"/>
    <w:rsid w:val="00967086"/>
    <w:rsid w:val="0097072E"/>
    <w:rsid w:val="00976218"/>
    <w:rsid w:val="00981BBB"/>
    <w:rsid w:val="00982199"/>
    <w:rsid w:val="00985478"/>
    <w:rsid w:val="009A0EDF"/>
    <w:rsid w:val="009A1110"/>
    <w:rsid w:val="009B0551"/>
    <w:rsid w:val="009B0726"/>
    <w:rsid w:val="009B1FCE"/>
    <w:rsid w:val="009B2D6D"/>
    <w:rsid w:val="009C29D6"/>
    <w:rsid w:val="009C3C26"/>
    <w:rsid w:val="009D2962"/>
    <w:rsid w:val="009D3CF5"/>
    <w:rsid w:val="009D46C0"/>
    <w:rsid w:val="009E2160"/>
    <w:rsid w:val="009F4667"/>
    <w:rsid w:val="00A016A7"/>
    <w:rsid w:val="00A02FA9"/>
    <w:rsid w:val="00A11E7A"/>
    <w:rsid w:val="00A124D7"/>
    <w:rsid w:val="00A145F7"/>
    <w:rsid w:val="00A14AEF"/>
    <w:rsid w:val="00A2242F"/>
    <w:rsid w:val="00A244FE"/>
    <w:rsid w:val="00A270D4"/>
    <w:rsid w:val="00A300F1"/>
    <w:rsid w:val="00A442FA"/>
    <w:rsid w:val="00A45DC2"/>
    <w:rsid w:val="00A47DEA"/>
    <w:rsid w:val="00A51A15"/>
    <w:rsid w:val="00A534F5"/>
    <w:rsid w:val="00A81306"/>
    <w:rsid w:val="00A818EC"/>
    <w:rsid w:val="00A84721"/>
    <w:rsid w:val="00A863BC"/>
    <w:rsid w:val="00A91A9B"/>
    <w:rsid w:val="00A9667E"/>
    <w:rsid w:val="00A975C2"/>
    <w:rsid w:val="00AA063A"/>
    <w:rsid w:val="00AA3586"/>
    <w:rsid w:val="00AB213C"/>
    <w:rsid w:val="00AB33A4"/>
    <w:rsid w:val="00AC186E"/>
    <w:rsid w:val="00AC2F0C"/>
    <w:rsid w:val="00AC5521"/>
    <w:rsid w:val="00AC7BC9"/>
    <w:rsid w:val="00AE6483"/>
    <w:rsid w:val="00AF0A8F"/>
    <w:rsid w:val="00AF44FF"/>
    <w:rsid w:val="00AF50AA"/>
    <w:rsid w:val="00B00582"/>
    <w:rsid w:val="00B00680"/>
    <w:rsid w:val="00B013A8"/>
    <w:rsid w:val="00B13EB3"/>
    <w:rsid w:val="00B15167"/>
    <w:rsid w:val="00B24213"/>
    <w:rsid w:val="00B31DBB"/>
    <w:rsid w:val="00B3429C"/>
    <w:rsid w:val="00B34EDA"/>
    <w:rsid w:val="00B3624F"/>
    <w:rsid w:val="00B446E6"/>
    <w:rsid w:val="00B46F12"/>
    <w:rsid w:val="00B471B2"/>
    <w:rsid w:val="00B47B3C"/>
    <w:rsid w:val="00B54100"/>
    <w:rsid w:val="00B55CAA"/>
    <w:rsid w:val="00B56FBF"/>
    <w:rsid w:val="00B63311"/>
    <w:rsid w:val="00B643AF"/>
    <w:rsid w:val="00B64698"/>
    <w:rsid w:val="00B71A62"/>
    <w:rsid w:val="00B7233D"/>
    <w:rsid w:val="00B72479"/>
    <w:rsid w:val="00B72AAF"/>
    <w:rsid w:val="00B735B0"/>
    <w:rsid w:val="00B7767B"/>
    <w:rsid w:val="00B87380"/>
    <w:rsid w:val="00B905DD"/>
    <w:rsid w:val="00B910A0"/>
    <w:rsid w:val="00B92CE3"/>
    <w:rsid w:val="00B93435"/>
    <w:rsid w:val="00B94568"/>
    <w:rsid w:val="00B96DA0"/>
    <w:rsid w:val="00BA0624"/>
    <w:rsid w:val="00BA06A5"/>
    <w:rsid w:val="00BB2530"/>
    <w:rsid w:val="00BB6AF4"/>
    <w:rsid w:val="00BB6D0E"/>
    <w:rsid w:val="00BC1E6C"/>
    <w:rsid w:val="00BC25DE"/>
    <w:rsid w:val="00BC4937"/>
    <w:rsid w:val="00BC656A"/>
    <w:rsid w:val="00BC6D24"/>
    <w:rsid w:val="00BC7696"/>
    <w:rsid w:val="00BD0DE4"/>
    <w:rsid w:val="00BD35D5"/>
    <w:rsid w:val="00BD3FB6"/>
    <w:rsid w:val="00BD56E6"/>
    <w:rsid w:val="00BD6E20"/>
    <w:rsid w:val="00BE0301"/>
    <w:rsid w:val="00BE0A75"/>
    <w:rsid w:val="00BE2887"/>
    <w:rsid w:val="00BE2DE4"/>
    <w:rsid w:val="00BE2F9D"/>
    <w:rsid w:val="00BE4600"/>
    <w:rsid w:val="00BE4AE0"/>
    <w:rsid w:val="00BE686A"/>
    <w:rsid w:val="00BE6920"/>
    <w:rsid w:val="00BE795D"/>
    <w:rsid w:val="00BE7A00"/>
    <w:rsid w:val="00BF12F9"/>
    <w:rsid w:val="00BF3461"/>
    <w:rsid w:val="00BF4072"/>
    <w:rsid w:val="00BF5B31"/>
    <w:rsid w:val="00BF67A9"/>
    <w:rsid w:val="00BF690B"/>
    <w:rsid w:val="00C00442"/>
    <w:rsid w:val="00C0344C"/>
    <w:rsid w:val="00C03B15"/>
    <w:rsid w:val="00C07574"/>
    <w:rsid w:val="00C122A6"/>
    <w:rsid w:val="00C14B94"/>
    <w:rsid w:val="00C16ECB"/>
    <w:rsid w:val="00C22783"/>
    <w:rsid w:val="00C23757"/>
    <w:rsid w:val="00C237BC"/>
    <w:rsid w:val="00C3066F"/>
    <w:rsid w:val="00C343FB"/>
    <w:rsid w:val="00C374FD"/>
    <w:rsid w:val="00C417D5"/>
    <w:rsid w:val="00C45883"/>
    <w:rsid w:val="00C5179A"/>
    <w:rsid w:val="00C55171"/>
    <w:rsid w:val="00C55B8D"/>
    <w:rsid w:val="00C615BB"/>
    <w:rsid w:val="00C61F57"/>
    <w:rsid w:val="00C66089"/>
    <w:rsid w:val="00C7409E"/>
    <w:rsid w:val="00C75068"/>
    <w:rsid w:val="00C83A33"/>
    <w:rsid w:val="00C83A8B"/>
    <w:rsid w:val="00C85988"/>
    <w:rsid w:val="00C923F6"/>
    <w:rsid w:val="00C94D40"/>
    <w:rsid w:val="00CA3C3B"/>
    <w:rsid w:val="00CB735E"/>
    <w:rsid w:val="00CB7701"/>
    <w:rsid w:val="00CC0F2C"/>
    <w:rsid w:val="00CC43DB"/>
    <w:rsid w:val="00CC6DD2"/>
    <w:rsid w:val="00CC7DAE"/>
    <w:rsid w:val="00CD0AA0"/>
    <w:rsid w:val="00CD1652"/>
    <w:rsid w:val="00CD357D"/>
    <w:rsid w:val="00CD546F"/>
    <w:rsid w:val="00CD7531"/>
    <w:rsid w:val="00CE2333"/>
    <w:rsid w:val="00CE6018"/>
    <w:rsid w:val="00CE6A7D"/>
    <w:rsid w:val="00CF33D7"/>
    <w:rsid w:val="00CF661E"/>
    <w:rsid w:val="00CF6867"/>
    <w:rsid w:val="00CF7BA1"/>
    <w:rsid w:val="00D00C27"/>
    <w:rsid w:val="00D05B93"/>
    <w:rsid w:val="00D0615E"/>
    <w:rsid w:val="00D07D85"/>
    <w:rsid w:val="00D12DAB"/>
    <w:rsid w:val="00D2273F"/>
    <w:rsid w:val="00D2315C"/>
    <w:rsid w:val="00D23DDA"/>
    <w:rsid w:val="00D32A00"/>
    <w:rsid w:val="00D33B86"/>
    <w:rsid w:val="00D340F0"/>
    <w:rsid w:val="00D358B0"/>
    <w:rsid w:val="00D439C7"/>
    <w:rsid w:val="00D4407A"/>
    <w:rsid w:val="00D46425"/>
    <w:rsid w:val="00D5380A"/>
    <w:rsid w:val="00D60968"/>
    <w:rsid w:val="00D61755"/>
    <w:rsid w:val="00D62D60"/>
    <w:rsid w:val="00D67235"/>
    <w:rsid w:val="00D70345"/>
    <w:rsid w:val="00D7114A"/>
    <w:rsid w:val="00D7164F"/>
    <w:rsid w:val="00D733AF"/>
    <w:rsid w:val="00D73546"/>
    <w:rsid w:val="00D77151"/>
    <w:rsid w:val="00D83599"/>
    <w:rsid w:val="00D840F6"/>
    <w:rsid w:val="00D86910"/>
    <w:rsid w:val="00D91D1E"/>
    <w:rsid w:val="00D957D7"/>
    <w:rsid w:val="00DA4A1A"/>
    <w:rsid w:val="00DB473F"/>
    <w:rsid w:val="00DB7475"/>
    <w:rsid w:val="00DC0800"/>
    <w:rsid w:val="00DC4174"/>
    <w:rsid w:val="00DD0720"/>
    <w:rsid w:val="00DE03B5"/>
    <w:rsid w:val="00DE7CB8"/>
    <w:rsid w:val="00DF01CB"/>
    <w:rsid w:val="00DF17C9"/>
    <w:rsid w:val="00DF2CAA"/>
    <w:rsid w:val="00E00443"/>
    <w:rsid w:val="00E04FE8"/>
    <w:rsid w:val="00E07B1E"/>
    <w:rsid w:val="00E11802"/>
    <w:rsid w:val="00E11B32"/>
    <w:rsid w:val="00E1592C"/>
    <w:rsid w:val="00E16770"/>
    <w:rsid w:val="00E16A18"/>
    <w:rsid w:val="00E16FCA"/>
    <w:rsid w:val="00E24DF8"/>
    <w:rsid w:val="00E30FEB"/>
    <w:rsid w:val="00E348B4"/>
    <w:rsid w:val="00E34CB4"/>
    <w:rsid w:val="00E35DE2"/>
    <w:rsid w:val="00E40193"/>
    <w:rsid w:val="00E4044C"/>
    <w:rsid w:val="00E4188E"/>
    <w:rsid w:val="00E467DC"/>
    <w:rsid w:val="00E47329"/>
    <w:rsid w:val="00E47713"/>
    <w:rsid w:val="00E479FF"/>
    <w:rsid w:val="00E53914"/>
    <w:rsid w:val="00E62323"/>
    <w:rsid w:val="00E6741B"/>
    <w:rsid w:val="00E6773A"/>
    <w:rsid w:val="00E72C53"/>
    <w:rsid w:val="00E8242F"/>
    <w:rsid w:val="00E840B6"/>
    <w:rsid w:val="00E84F65"/>
    <w:rsid w:val="00E90033"/>
    <w:rsid w:val="00E9073E"/>
    <w:rsid w:val="00E92814"/>
    <w:rsid w:val="00E93067"/>
    <w:rsid w:val="00EA00D0"/>
    <w:rsid w:val="00EA02A3"/>
    <w:rsid w:val="00EA3FF3"/>
    <w:rsid w:val="00EA4C02"/>
    <w:rsid w:val="00EB4A84"/>
    <w:rsid w:val="00EB647C"/>
    <w:rsid w:val="00EB6F8B"/>
    <w:rsid w:val="00EC02A7"/>
    <w:rsid w:val="00EC4A01"/>
    <w:rsid w:val="00ED176F"/>
    <w:rsid w:val="00ED51FB"/>
    <w:rsid w:val="00ED5E5B"/>
    <w:rsid w:val="00ED7543"/>
    <w:rsid w:val="00EE154E"/>
    <w:rsid w:val="00EE2E1D"/>
    <w:rsid w:val="00EE7957"/>
    <w:rsid w:val="00EF236C"/>
    <w:rsid w:val="00EF363A"/>
    <w:rsid w:val="00EF3E18"/>
    <w:rsid w:val="00EF565C"/>
    <w:rsid w:val="00F02995"/>
    <w:rsid w:val="00F12A6F"/>
    <w:rsid w:val="00F12F94"/>
    <w:rsid w:val="00F13394"/>
    <w:rsid w:val="00F1585E"/>
    <w:rsid w:val="00F1634A"/>
    <w:rsid w:val="00F17BEB"/>
    <w:rsid w:val="00F20042"/>
    <w:rsid w:val="00F330A2"/>
    <w:rsid w:val="00F33B7D"/>
    <w:rsid w:val="00F36CEC"/>
    <w:rsid w:val="00F3770D"/>
    <w:rsid w:val="00F40913"/>
    <w:rsid w:val="00F43F76"/>
    <w:rsid w:val="00F479D9"/>
    <w:rsid w:val="00F55591"/>
    <w:rsid w:val="00F55A0C"/>
    <w:rsid w:val="00F566CE"/>
    <w:rsid w:val="00F6074B"/>
    <w:rsid w:val="00F60FD2"/>
    <w:rsid w:val="00F63D5A"/>
    <w:rsid w:val="00F643D2"/>
    <w:rsid w:val="00F655C4"/>
    <w:rsid w:val="00F6687A"/>
    <w:rsid w:val="00F73535"/>
    <w:rsid w:val="00F73607"/>
    <w:rsid w:val="00F80364"/>
    <w:rsid w:val="00F82525"/>
    <w:rsid w:val="00F82B0D"/>
    <w:rsid w:val="00F837F6"/>
    <w:rsid w:val="00F8471B"/>
    <w:rsid w:val="00F85BA0"/>
    <w:rsid w:val="00F86E39"/>
    <w:rsid w:val="00F8771E"/>
    <w:rsid w:val="00F87A82"/>
    <w:rsid w:val="00F90C1B"/>
    <w:rsid w:val="00F92AC3"/>
    <w:rsid w:val="00F93405"/>
    <w:rsid w:val="00FA08CF"/>
    <w:rsid w:val="00FA4EC0"/>
    <w:rsid w:val="00FB4593"/>
    <w:rsid w:val="00FC0D15"/>
    <w:rsid w:val="00FC29BF"/>
    <w:rsid w:val="00FC6A56"/>
    <w:rsid w:val="00FC75BD"/>
    <w:rsid w:val="00FD4DD5"/>
    <w:rsid w:val="00FD6305"/>
    <w:rsid w:val="00FD667A"/>
    <w:rsid w:val="00FD778C"/>
    <w:rsid w:val="00FE1E04"/>
    <w:rsid w:val="00FF139E"/>
    <w:rsid w:val="00FF6423"/>
    <w:rsid w:val="00FF6A07"/>
    <w:rsid w:val="0177A3B6"/>
    <w:rsid w:val="01926E2F"/>
    <w:rsid w:val="01C20CC6"/>
    <w:rsid w:val="01C6E381"/>
    <w:rsid w:val="01D78021"/>
    <w:rsid w:val="02108276"/>
    <w:rsid w:val="0216726A"/>
    <w:rsid w:val="0241CABC"/>
    <w:rsid w:val="0268F069"/>
    <w:rsid w:val="028C2767"/>
    <w:rsid w:val="028D2573"/>
    <w:rsid w:val="029711FC"/>
    <w:rsid w:val="02C1ADF8"/>
    <w:rsid w:val="02CF6E01"/>
    <w:rsid w:val="0313843F"/>
    <w:rsid w:val="031855B5"/>
    <w:rsid w:val="034558E1"/>
    <w:rsid w:val="03481CB7"/>
    <w:rsid w:val="034EC663"/>
    <w:rsid w:val="035ADE1F"/>
    <w:rsid w:val="0389F9BB"/>
    <w:rsid w:val="0399432D"/>
    <w:rsid w:val="03AC33D0"/>
    <w:rsid w:val="03C47399"/>
    <w:rsid w:val="03DDFA36"/>
    <w:rsid w:val="03E785AB"/>
    <w:rsid w:val="04203065"/>
    <w:rsid w:val="043775BA"/>
    <w:rsid w:val="046FAEB6"/>
    <w:rsid w:val="048DDF73"/>
    <w:rsid w:val="049AD069"/>
    <w:rsid w:val="054552B9"/>
    <w:rsid w:val="0548E59C"/>
    <w:rsid w:val="056CE899"/>
    <w:rsid w:val="0576F3CC"/>
    <w:rsid w:val="05BFC93D"/>
    <w:rsid w:val="05D6FCDF"/>
    <w:rsid w:val="05EF4574"/>
    <w:rsid w:val="05F49636"/>
    <w:rsid w:val="05FAB4CD"/>
    <w:rsid w:val="0609E75B"/>
    <w:rsid w:val="0622ECCE"/>
    <w:rsid w:val="06318F29"/>
    <w:rsid w:val="064B0CAA"/>
    <w:rsid w:val="065F98F9"/>
    <w:rsid w:val="0681F24D"/>
    <w:rsid w:val="068ED3D7"/>
    <w:rsid w:val="0695D2B5"/>
    <w:rsid w:val="06A08714"/>
    <w:rsid w:val="06A35F04"/>
    <w:rsid w:val="06D25734"/>
    <w:rsid w:val="06E63567"/>
    <w:rsid w:val="070D9427"/>
    <w:rsid w:val="07171CC5"/>
    <w:rsid w:val="0728F72B"/>
    <w:rsid w:val="072A4F7B"/>
    <w:rsid w:val="0736826C"/>
    <w:rsid w:val="073BFC38"/>
    <w:rsid w:val="074534F8"/>
    <w:rsid w:val="075428D3"/>
    <w:rsid w:val="076A210C"/>
    <w:rsid w:val="07794BB7"/>
    <w:rsid w:val="079DB677"/>
    <w:rsid w:val="079E6DA6"/>
    <w:rsid w:val="07A90C5E"/>
    <w:rsid w:val="07BCA695"/>
    <w:rsid w:val="07EFEE3D"/>
    <w:rsid w:val="08000378"/>
    <w:rsid w:val="0816D2CA"/>
    <w:rsid w:val="081D7CA3"/>
    <w:rsid w:val="08345B6B"/>
    <w:rsid w:val="0850F912"/>
    <w:rsid w:val="08523CB3"/>
    <w:rsid w:val="08664D7C"/>
    <w:rsid w:val="0890678F"/>
    <w:rsid w:val="08B84469"/>
    <w:rsid w:val="08CAE026"/>
    <w:rsid w:val="090590E4"/>
    <w:rsid w:val="090F1396"/>
    <w:rsid w:val="095371CE"/>
    <w:rsid w:val="095B993B"/>
    <w:rsid w:val="096F073F"/>
    <w:rsid w:val="0979B70C"/>
    <w:rsid w:val="09BBE0CB"/>
    <w:rsid w:val="09C0434C"/>
    <w:rsid w:val="09C345B6"/>
    <w:rsid w:val="0A15BEB0"/>
    <w:rsid w:val="0A199E42"/>
    <w:rsid w:val="0A24BE17"/>
    <w:rsid w:val="0A841034"/>
    <w:rsid w:val="0A9CFD3B"/>
    <w:rsid w:val="0ABC61C8"/>
    <w:rsid w:val="0AE69453"/>
    <w:rsid w:val="0AEAA911"/>
    <w:rsid w:val="0AED843B"/>
    <w:rsid w:val="0AEE5ADF"/>
    <w:rsid w:val="0B19EB3C"/>
    <w:rsid w:val="0B3C1C22"/>
    <w:rsid w:val="0B3C2000"/>
    <w:rsid w:val="0B437ED2"/>
    <w:rsid w:val="0B557714"/>
    <w:rsid w:val="0B718F7A"/>
    <w:rsid w:val="0B95DB0F"/>
    <w:rsid w:val="0BCADEF5"/>
    <w:rsid w:val="0C1DCBB3"/>
    <w:rsid w:val="0C22BCA1"/>
    <w:rsid w:val="0C24B6AF"/>
    <w:rsid w:val="0C2F61D8"/>
    <w:rsid w:val="0C3D878D"/>
    <w:rsid w:val="0C65724B"/>
    <w:rsid w:val="0C6F6E96"/>
    <w:rsid w:val="0C793851"/>
    <w:rsid w:val="0C7B3A25"/>
    <w:rsid w:val="0CD367B9"/>
    <w:rsid w:val="0CE710B8"/>
    <w:rsid w:val="0D113841"/>
    <w:rsid w:val="0D49A48A"/>
    <w:rsid w:val="0D7BB638"/>
    <w:rsid w:val="0DAA8CFD"/>
    <w:rsid w:val="0DABF750"/>
    <w:rsid w:val="0DB38DD4"/>
    <w:rsid w:val="0DB5078E"/>
    <w:rsid w:val="0DDB6C62"/>
    <w:rsid w:val="0DDC6B65"/>
    <w:rsid w:val="0DE05B84"/>
    <w:rsid w:val="0E0FB18E"/>
    <w:rsid w:val="0E6C871E"/>
    <w:rsid w:val="0E7F5487"/>
    <w:rsid w:val="0EB0151B"/>
    <w:rsid w:val="0EB3A5C4"/>
    <w:rsid w:val="0EBBA96E"/>
    <w:rsid w:val="0EC030C7"/>
    <w:rsid w:val="0EF90A1F"/>
    <w:rsid w:val="0F1EE65E"/>
    <w:rsid w:val="0F65C4F3"/>
    <w:rsid w:val="0F851AB0"/>
    <w:rsid w:val="0F8FA9ED"/>
    <w:rsid w:val="0FFDB35B"/>
    <w:rsid w:val="10131167"/>
    <w:rsid w:val="10136559"/>
    <w:rsid w:val="10236500"/>
    <w:rsid w:val="102F6381"/>
    <w:rsid w:val="104B3967"/>
    <w:rsid w:val="1061B81D"/>
    <w:rsid w:val="106F8AD4"/>
    <w:rsid w:val="10CFA570"/>
    <w:rsid w:val="10DE0E7D"/>
    <w:rsid w:val="10EEF9A2"/>
    <w:rsid w:val="111F676D"/>
    <w:rsid w:val="118808CB"/>
    <w:rsid w:val="11B2B2AA"/>
    <w:rsid w:val="120BFE9A"/>
    <w:rsid w:val="122204A6"/>
    <w:rsid w:val="1241793E"/>
    <w:rsid w:val="12B20740"/>
    <w:rsid w:val="12C28D6D"/>
    <w:rsid w:val="1301754B"/>
    <w:rsid w:val="13141611"/>
    <w:rsid w:val="131B8EF5"/>
    <w:rsid w:val="13547568"/>
    <w:rsid w:val="136C0BB2"/>
    <w:rsid w:val="13852147"/>
    <w:rsid w:val="139CD2A2"/>
    <w:rsid w:val="13F00BF3"/>
    <w:rsid w:val="13F1563B"/>
    <w:rsid w:val="140209E3"/>
    <w:rsid w:val="14083E12"/>
    <w:rsid w:val="140BD364"/>
    <w:rsid w:val="140E80DA"/>
    <w:rsid w:val="142CB18D"/>
    <w:rsid w:val="142F8359"/>
    <w:rsid w:val="143EEB3B"/>
    <w:rsid w:val="1486852A"/>
    <w:rsid w:val="1487D3A6"/>
    <w:rsid w:val="14C7208B"/>
    <w:rsid w:val="14C72A5B"/>
    <w:rsid w:val="14E4A90F"/>
    <w:rsid w:val="14E4FAEE"/>
    <w:rsid w:val="15049A79"/>
    <w:rsid w:val="150A1946"/>
    <w:rsid w:val="1561CB91"/>
    <w:rsid w:val="15712D61"/>
    <w:rsid w:val="157583A0"/>
    <w:rsid w:val="1580E8E0"/>
    <w:rsid w:val="1591354D"/>
    <w:rsid w:val="15A1C3D5"/>
    <w:rsid w:val="15BEB5D6"/>
    <w:rsid w:val="15D5EC1F"/>
    <w:rsid w:val="15F22E45"/>
    <w:rsid w:val="1603E834"/>
    <w:rsid w:val="16240659"/>
    <w:rsid w:val="1637B1C1"/>
    <w:rsid w:val="165C7821"/>
    <w:rsid w:val="16C81099"/>
    <w:rsid w:val="16EF3BC2"/>
    <w:rsid w:val="16F59A3D"/>
    <w:rsid w:val="17142093"/>
    <w:rsid w:val="1753EC08"/>
    <w:rsid w:val="1762B5AE"/>
    <w:rsid w:val="17A0C7E1"/>
    <w:rsid w:val="17BA51BB"/>
    <w:rsid w:val="17BEF5A1"/>
    <w:rsid w:val="17EF1E61"/>
    <w:rsid w:val="182B9294"/>
    <w:rsid w:val="1849C825"/>
    <w:rsid w:val="184DC340"/>
    <w:rsid w:val="18544E36"/>
    <w:rsid w:val="187888F3"/>
    <w:rsid w:val="189FD51A"/>
    <w:rsid w:val="18A8B47E"/>
    <w:rsid w:val="18AD4116"/>
    <w:rsid w:val="18F35939"/>
    <w:rsid w:val="192008AE"/>
    <w:rsid w:val="194D43A4"/>
    <w:rsid w:val="198E1680"/>
    <w:rsid w:val="19A5E370"/>
    <w:rsid w:val="19A6F694"/>
    <w:rsid w:val="19AECC06"/>
    <w:rsid w:val="19E8834A"/>
    <w:rsid w:val="19F065AC"/>
    <w:rsid w:val="1A0C18F9"/>
    <w:rsid w:val="1A2C2349"/>
    <w:rsid w:val="1A40798B"/>
    <w:rsid w:val="1AA619F3"/>
    <w:rsid w:val="1ACB5ED2"/>
    <w:rsid w:val="1AD1BF06"/>
    <w:rsid w:val="1AE69D8D"/>
    <w:rsid w:val="1AF7CE52"/>
    <w:rsid w:val="1B164351"/>
    <w:rsid w:val="1B339869"/>
    <w:rsid w:val="1B41A7A5"/>
    <w:rsid w:val="1B5CF0B4"/>
    <w:rsid w:val="1B746739"/>
    <w:rsid w:val="1B798B49"/>
    <w:rsid w:val="1B84595C"/>
    <w:rsid w:val="1B8EDAE9"/>
    <w:rsid w:val="1B927CEC"/>
    <w:rsid w:val="1BAE721C"/>
    <w:rsid w:val="1BAF4073"/>
    <w:rsid w:val="1BCE1401"/>
    <w:rsid w:val="1BD576D1"/>
    <w:rsid w:val="1BDB15A5"/>
    <w:rsid w:val="1BDF0693"/>
    <w:rsid w:val="1C051E2F"/>
    <w:rsid w:val="1C1B1B88"/>
    <w:rsid w:val="1C31EBF2"/>
    <w:rsid w:val="1C359070"/>
    <w:rsid w:val="1C593971"/>
    <w:rsid w:val="1C7BFEEE"/>
    <w:rsid w:val="1CC3E006"/>
    <w:rsid w:val="1CE821BD"/>
    <w:rsid w:val="1CF9839B"/>
    <w:rsid w:val="1D25C6E7"/>
    <w:rsid w:val="1D34F33C"/>
    <w:rsid w:val="1DF93EDD"/>
    <w:rsid w:val="1E02A67F"/>
    <w:rsid w:val="1E1739A2"/>
    <w:rsid w:val="1E4A9D72"/>
    <w:rsid w:val="1E62707E"/>
    <w:rsid w:val="1E7EE4BF"/>
    <w:rsid w:val="1E97D8FE"/>
    <w:rsid w:val="1EB00125"/>
    <w:rsid w:val="1EDF2370"/>
    <w:rsid w:val="1F2897F0"/>
    <w:rsid w:val="1F2D878E"/>
    <w:rsid w:val="1F2E93E3"/>
    <w:rsid w:val="1F84046C"/>
    <w:rsid w:val="1FB659ED"/>
    <w:rsid w:val="1FB6BE9F"/>
    <w:rsid w:val="1FB83DD2"/>
    <w:rsid w:val="1FBB5CD2"/>
    <w:rsid w:val="1FD5A1CA"/>
    <w:rsid w:val="1FF8C986"/>
    <w:rsid w:val="20145366"/>
    <w:rsid w:val="202227DB"/>
    <w:rsid w:val="204546EE"/>
    <w:rsid w:val="20780E86"/>
    <w:rsid w:val="208C9D6F"/>
    <w:rsid w:val="20D988B4"/>
    <w:rsid w:val="21173209"/>
    <w:rsid w:val="212A813F"/>
    <w:rsid w:val="215B80CD"/>
    <w:rsid w:val="218647A0"/>
    <w:rsid w:val="219F5FDD"/>
    <w:rsid w:val="21A3D88B"/>
    <w:rsid w:val="21B297FB"/>
    <w:rsid w:val="223297A2"/>
    <w:rsid w:val="22A3E195"/>
    <w:rsid w:val="22B9002C"/>
    <w:rsid w:val="22C70C42"/>
    <w:rsid w:val="22E57AC5"/>
    <w:rsid w:val="23190A2F"/>
    <w:rsid w:val="234686A4"/>
    <w:rsid w:val="234E1578"/>
    <w:rsid w:val="2354E511"/>
    <w:rsid w:val="237340D0"/>
    <w:rsid w:val="23BB3EAF"/>
    <w:rsid w:val="246E3327"/>
    <w:rsid w:val="2478FFF9"/>
    <w:rsid w:val="249271A2"/>
    <w:rsid w:val="249B57C3"/>
    <w:rsid w:val="24C0B6DD"/>
    <w:rsid w:val="24FE0C26"/>
    <w:rsid w:val="25131368"/>
    <w:rsid w:val="25786E97"/>
    <w:rsid w:val="257FDC86"/>
    <w:rsid w:val="25A71ED5"/>
    <w:rsid w:val="25B67BF9"/>
    <w:rsid w:val="25C024BA"/>
    <w:rsid w:val="25D2D976"/>
    <w:rsid w:val="25E4A9F0"/>
    <w:rsid w:val="25F2B8BF"/>
    <w:rsid w:val="260742E6"/>
    <w:rsid w:val="26278687"/>
    <w:rsid w:val="262F3164"/>
    <w:rsid w:val="2660A98D"/>
    <w:rsid w:val="26A98F3A"/>
    <w:rsid w:val="26AAD167"/>
    <w:rsid w:val="26ADD5A7"/>
    <w:rsid w:val="26F4FA3F"/>
    <w:rsid w:val="27239CB4"/>
    <w:rsid w:val="27686E7D"/>
    <w:rsid w:val="2790162B"/>
    <w:rsid w:val="27BC964A"/>
    <w:rsid w:val="27CCD8AA"/>
    <w:rsid w:val="27EDE87D"/>
    <w:rsid w:val="27F9DAE4"/>
    <w:rsid w:val="2805D10D"/>
    <w:rsid w:val="283F1E76"/>
    <w:rsid w:val="2879DD86"/>
    <w:rsid w:val="289FBD16"/>
    <w:rsid w:val="28BD2369"/>
    <w:rsid w:val="28D94A0C"/>
    <w:rsid w:val="28F43761"/>
    <w:rsid w:val="29426E60"/>
    <w:rsid w:val="294A8E9C"/>
    <w:rsid w:val="294DCEB0"/>
    <w:rsid w:val="2978857E"/>
    <w:rsid w:val="29C409BC"/>
    <w:rsid w:val="29F7CD93"/>
    <w:rsid w:val="2A30E589"/>
    <w:rsid w:val="2A8B20D0"/>
    <w:rsid w:val="2A978181"/>
    <w:rsid w:val="2A99A864"/>
    <w:rsid w:val="2AA1D7BB"/>
    <w:rsid w:val="2B05AAF8"/>
    <w:rsid w:val="2B1858E8"/>
    <w:rsid w:val="2B1F8948"/>
    <w:rsid w:val="2B880F60"/>
    <w:rsid w:val="2B950C6B"/>
    <w:rsid w:val="2BCAE270"/>
    <w:rsid w:val="2BE16E9F"/>
    <w:rsid w:val="2BE74F2B"/>
    <w:rsid w:val="2C29F65A"/>
    <w:rsid w:val="2C4477F1"/>
    <w:rsid w:val="2C9EE940"/>
    <w:rsid w:val="2CA18C21"/>
    <w:rsid w:val="2CA6B629"/>
    <w:rsid w:val="2CB01B49"/>
    <w:rsid w:val="2CC52DDC"/>
    <w:rsid w:val="2D1C0344"/>
    <w:rsid w:val="2D22826E"/>
    <w:rsid w:val="2D2A67B9"/>
    <w:rsid w:val="2D4853D1"/>
    <w:rsid w:val="2D6DD34E"/>
    <w:rsid w:val="2D840CB2"/>
    <w:rsid w:val="2D8A5A30"/>
    <w:rsid w:val="2D8E718C"/>
    <w:rsid w:val="2D970D21"/>
    <w:rsid w:val="2DC11CD1"/>
    <w:rsid w:val="2DC73EBE"/>
    <w:rsid w:val="2DCBD2CE"/>
    <w:rsid w:val="2DEAFF42"/>
    <w:rsid w:val="2E1E67C8"/>
    <w:rsid w:val="2E36F031"/>
    <w:rsid w:val="2E56DCD9"/>
    <w:rsid w:val="2E571699"/>
    <w:rsid w:val="2E6357F9"/>
    <w:rsid w:val="2EA965BC"/>
    <w:rsid w:val="2EB4EA1E"/>
    <w:rsid w:val="2ED6DEAB"/>
    <w:rsid w:val="2EF35286"/>
    <w:rsid w:val="2EFEEF62"/>
    <w:rsid w:val="2FA3860E"/>
    <w:rsid w:val="2FBDDDFF"/>
    <w:rsid w:val="2FD7693C"/>
    <w:rsid w:val="2FE2E490"/>
    <w:rsid w:val="30194BD8"/>
    <w:rsid w:val="301F061A"/>
    <w:rsid w:val="304E86E0"/>
    <w:rsid w:val="3074BAB1"/>
    <w:rsid w:val="3097B8F3"/>
    <w:rsid w:val="30AADFAD"/>
    <w:rsid w:val="30B4ED23"/>
    <w:rsid w:val="30D5BFAA"/>
    <w:rsid w:val="30D6BECD"/>
    <w:rsid w:val="30EA163E"/>
    <w:rsid w:val="31150239"/>
    <w:rsid w:val="3116BF5F"/>
    <w:rsid w:val="312958FD"/>
    <w:rsid w:val="3148406A"/>
    <w:rsid w:val="3179060B"/>
    <w:rsid w:val="317C7AED"/>
    <w:rsid w:val="3181056B"/>
    <w:rsid w:val="31A146BB"/>
    <w:rsid w:val="31D155AD"/>
    <w:rsid w:val="3262AD34"/>
    <w:rsid w:val="32AF0B2F"/>
    <w:rsid w:val="32CE8F44"/>
    <w:rsid w:val="3327722A"/>
    <w:rsid w:val="3337A81C"/>
    <w:rsid w:val="33530CA9"/>
    <w:rsid w:val="335A6EDB"/>
    <w:rsid w:val="33839D99"/>
    <w:rsid w:val="338F31EF"/>
    <w:rsid w:val="339006E0"/>
    <w:rsid w:val="339BA714"/>
    <w:rsid w:val="33F62BAD"/>
    <w:rsid w:val="340740E2"/>
    <w:rsid w:val="340B76BA"/>
    <w:rsid w:val="343872DF"/>
    <w:rsid w:val="34511FEE"/>
    <w:rsid w:val="34512A22"/>
    <w:rsid w:val="34553C32"/>
    <w:rsid w:val="346DF5EC"/>
    <w:rsid w:val="349F3610"/>
    <w:rsid w:val="34B99874"/>
    <w:rsid w:val="34C9B2BE"/>
    <w:rsid w:val="34EA90F1"/>
    <w:rsid w:val="34F35AF2"/>
    <w:rsid w:val="3509F0AC"/>
    <w:rsid w:val="3521F165"/>
    <w:rsid w:val="35261E7A"/>
    <w:rsid w:val="352BBCD8"/>
    <w:rsid w:val="35620C81"/>
    <w:rsid w:val="356D4618"/>
    <w:rsid w:val="3576281C"/>
    <w:rsid w:val="357E69B7"/>
    <w:rsid w:val="35960348"/>
    <w:rsid w:val="359C1BC1"/>
    <w:rsid w:val="35A8BEAC"/>
    <w:rsid w:val="35E770E0"/>
    <w:rsid w:val="3605B42B"/>
    <w:rsid w:val="360BA4A2"/>
    <w:rsid w:val="361FC379"/>
    <w:rsid w:val="362F16BA"/>
    <w:rsid w:val="367D4176"/>
    <w:rsid w:val="36996254"/>
    <w:rsid w:val="36BC4BE4"/>
    <w:rsid w:val="36EBC696"/>
    <w:rsid w:val="37220288"/>
    <w:rsid w:val="372DD4F4"/>
    <w:rsid w:val="37567E0D"/>
    <w:rsid w:val="37CD31F2"/>
    <w:rsid w:val="37DC7493"/>
    <w:rsid w:val="37FDF448"/>
    <w:rsid w:val="380700EA"/>
    <w:rsid w:val="380FD46A"/>
    <w:rsid w:val="38124390"/>
    <w:rsid w:val="381BCBF9"/>
    <w:rsid w:val="3820FF1D"/>
    <w:rsid w:val="38449BC3"/>
    <w:rsid w:val="384B537E"/>
    <w:rsid w:val="3855D8D4"/>
    <w:rsid w:val="38587B95"/>
    <w:rsid w:val="387FD1EA"/>
    <w:rsid w:val="388AB7F0"/>
    <w:rsid w:val="38D810E1"/>
    <w:rsid w:val="38D842BE"/>
    <w:rsid w:val="38F4152C"/>
    <w:rsid w:val="390903FC"/>
    <w:rsid w:val="390BE59E"/>
    <w:rsid w:val="3916D6AF"/>
    <w:rsid w:val="392BE18C"/>
    <w:rsid w:val="3945E666"/>
    <w:rsid w:val="395A1690"/>
    <w:rsid w:val="395A27EA"/>
    <w:rsid w:val="3971409A"/>
    <w:rsid w:val="39AB1887"/>
    <w:rsid w:val="39B7AA6E"/>
    <w:rsid w:val="39D17460"/>
    <w:rsid w:val="39D368FE"/>
    <w:rsid w:val="39E2534B"/>
    <w:rsid w:val="39E26A75"/>
    <w:rsid w:val="3A031A17"/>
    <w:rsid w:val="3A06840B"/>
    <w:rsid w:val="3A092D7C"/>
    <w:rsid w:val="3A8CEEB0"/>
    <w:rsid w:val="3AA9712C"/>
    <w:rsid w:val="3ACD5FC8"/>
    <w:rsid w:val="3AD8A795"/>
    <w:rsid w:val="3ADD3C24"/>
    <w:rsid w:val="3AE9CE1D"/>
    <w:rsid w:val="3B45FC9B"/>
    <w:rsid w:val="3B4A91DB"/>
    <w:rsid w:val="3B6FA007"/>
    <w:rsid w:val="3B7F5FB4"/>
    <w:rsid w:val="3B868104"/>
    <w:rsid w:val="3BBEA663"/>
    <w:rsid w:val="3BD065C1"/>
    <w:rsid w:val="3BDC92D3"/>
    <w:rsid w:val="3C093E47"/>
    <w:rsid w:val="3C094C3D"/>
    <w:rsid w:val="3C1CF48F"/>
    <w:rsid w:val="3C3E3894"/>
    <w:rsid w:val="3C3E9E82"/>
    <w:rsid w:val="3C49B58F"/>
    <w:rsid w:val="3C894290"/>
    <w:rsid w:val="3C9FC3C8"/>
    <w:rsid w:val="3CA98241"/>
    <w:rsid w:val="3CB52702"/>
    <w:rsid w:val="3CCF32DC"/>
    <w:rsid w:val="3CD560E8"/>
    <w:rsid w:val="3CD655A4"/>
    <w:rsid w:val="3CF13F16"/>
    <w:rsid w:val="3D115DCC"/>
    <w:rsid w:val="3D12D325"/>
    <w:rsid w:val="3D15CAA5"/>
    <w:rsid w:val="3D5BF5B5"/>
    <w:rsid w:val="3D871779"/>
    <w:rsid w:val="3D9276DF"/>
    <w:rsid w:val="3DA6EFC0"/>
    <w:rsid w:val="3DC36E8B"/>
    <w:rsid w:val="3DCC3E93"/>
    <w:rsid w:val="3DEF94EF"/>
    <w:rsid w:val="3E227CD4"/>
    <w:rsid w:val="3E402647"/>
    <w:rsid w:val="3E96EC77"/>
    <w:rsid w:val="3EAD509F"/>
    <w:rsid w:val="3EBCBD03"/>
    <w:rsid w:val="3EE00C33"/>
    <w:rsid w:val="3F0216B8"/>
    <w:rsid w:val="3F04E483"/>
    <w:rsid w:val="3F0AD110"/>
    <w:rsid w:val="3F18D292"/>
    <w:rsid w:val="3F27F7F6"/>
    <w:rsid w:val="3F334067"/>
    <w:rsid w:val="3F60A02E"/>
    <w:rsid w:val="3F923720"/>
    <w:rsid w:val="3FE6E628"/>
    <w:rsid w:val="4046FBE2"/>
    <w:rsid w:val="405DB652"/>
    <w:rsid w:val="406191D3"/>
    <w:rsid w:val="40CDAACB"/>
    <w:rsid w:val="40FF3D9D"/>
    <w:rsid w:val="41201F51"/>
    <w:rsid w:val="4160C94C"/>
    <w:rsid w:val="417036E4"/>
    <w:rsid w:val="419BE733"/>
    <w:rsid w:val="41B737DC"/>
    <w:rsid w:val="41D3FDAD"/>
    <w:rsid w:val="41E05A0D"/>
    <w:rsid w:val="41E36996"/>
    <w:rsid w:val="423AE45D"/>
    <w:rsid w:val="423D2B1C"/>
    <w:rsid w:val="424A8D60"/>
    <w:rsid w:val="427B26DA"/>
    <w:rsid w:val="427F3673"/>
    <w:rsid w:val="42F08617"/>
    <w:rsid w:val="432848A7"/>
    <w:rsid w:val="434218FA"/>
    <w:rsid w:val="4362C26B"/>
    <w:rsid w:val="4366C59B"/>
    <w:rsid w:val="439DE46A"/>
    <w:rsid w:val="43A70BF1"/>
    <w:rsid w:val="43BC4762"/>
    <w:rsid w:val="43F441CF"/>
    <w:rsid w:val="44175ED8"/>
    <w:rsid w:val="444134E4"/>
    <w:rsid w:val="44BA89E4"/>
    <w:rsid w:val="44CB43CF"/>
    <w:rsid w:val="44D1A33A"/>
    <w:rsid w:val="44F6E4AD"/>
    <w:rsid w:val="4507244C"/>
    <w:rsid w:val="4521536C"/>
    <w:rsid w:val="4527FC63"/>
    <w:rsid w:val="4552FD6E"/>
    <w:rsid w:val="4561BD69"/>
    <w:rsid w:val="45739611"/>
    <w:rsid w:val="45769EC9"/>
    <w:rsid w:val="45C101F8"/>
    <w:rsid w:val="45E26E73"/>
    <w:rsid w:val="45F5D02B"/>
    <w:rsid w:val="46044B9E"/>
    <w:rsid w:val="4610A6DE"/>
    <w:rsid w:val="463C9216"/>
    <w:rsid w:val="464A29AC"/>
    <w:rsid w:val="4653F1CC"/>
    <w:rsid w:val="46863404"/>
    <w:rsid w:val="46A6CDE5"/>
    <w:rsid w:val="46E377D2"/>
    <w:rsid w:val="46E9AC3F"/>
    <w:rsid w:val="4725685C"/>
    <w:rsid w:val="47371A73"/>
    <w:rsid w:val="476A4B8E"/>
    <w:rsid w:val="47A2AD73"/>
    <w:rsid w:val="48001805"/>
    <w:rsid w:val="481739EA"/>
    <w:rsid w:val="48239329"/>
    <w:rsid w:val="482D7809"/>
    <w:rsid w:val="4843415E"/>
    <w:rsid w:val="485487F4"/>
    <w:rsid w:val="485E561E"/>
    <w:rsid w:val="486B202B"/>
    <w:rsid w:val="48714D7B"/>
    <w:rsid w:val="48B13269"/>
    <w:rsid w:val="48C164BB"/>
    <w:rsid w:val="48D1E373"/>
    <w:rsid w:val="48D46E81"/>
    <w:rsid w:val="48DF3E82"/>
    <w:rsid w:val="48F36B08"/>
    <w:rsid w:val="48F6A44C"/>
    <w:rsid w:val="49002A12"/>
    <w:rsid w:val="492705C4"/>
    <w:rsid w:val="493AD9B3"/>
    <w:rsid w:val="494D2CB2"/>
    <w:rsid w:val="49700AE0"/>
    <w:rsid w:val="49AB1B4A"/>
    <w:rsid w:val="49B0DA58"/>
    <w:rsid w:val="49DBE774"/>
    <w:rsid w:val="49DD7E9D"/>
    <w:rsid w:val="49E9B5BA"/>
    <w:rsid w:val="49EF3050"/>
    <w:rsid w:val="49F2EB2C"/>
    <w:rsid w:val="49F52FE0"/>
    <w:rsid w:val="4A177C45"/>
    <w:rsid w:val="4A2D63AC"/>
    <w:rsid w:val="4A3E0DA9"/>
    <w:rsid w:val="4AD90B05"/>
    <w:rsid w:val="4B1486A5"/>
    <w:rsid w:val="4B3B4A1C"/>
    <w:rsid w:val="4B556674"/>
    <w:rsid w:val="4BBE4F01"/>
    <w:rsid w:val="4C53A493"/>
    <w:rsid w:val="4CA87557"/>
    <w:rsid w:val="4CA9CB5F"/>
    <w:rsid w:val="4CD63B22"/>
    <w:rsid w:val="4CE9732A"/>
    <w:rsid w:val="4CEC6B40"/>
    <w:rsid w:val="4D217570"/>
    <w:rsid w:val="4D2EB237"/>
    <w:rsid w:val="4D339661"/>
    <w:rsid w:val="4D3578FC"/>
    <w:rsid w:val="4D3A4CF0"/>
    <w:rsid w:val="4DACB830"/>
    <w:rsid w:val="4DBCDF19"/>
    <w:rsid w:val="4DE52222"/>
    <w:rsid w:val="4DFC7965"/>
    <w:rsid w:val="4E125D91"/>
    <w:rsid w:val="4E256C1E"/>
    <w:rsid w:val="4E4B5447"/>
    <w:rsid w:val="4E7EECCA"/>
    <w:rsid w:val="4E9F829F"/>
    <w:rsid w:val="4EAD0DEB"/>
    <w:rsid w:val="4EB7C91C"/>
    <w:rsid w:val="4EDB407A"/>
    <w:rsid w:val="4EE65B09"/>
    <w:rsid w:val="4F0B45A6"/>
    <w:rsid w:val="4F186377"/>
    <w:rsid w:val="4F2B3F35"/>
    <w:rsid w:val="4F3D30FC"/>
    <w:rsid w:val="4FA247E3"/>
    <w:rsid w:val="4FFD4CA7"/>
    <w:rsid w:val="50152E78"/>
    <w:rsid w:val="50568871"/>
    <w:rsid w:val="507E6C24"/>
    <w:rsid w:val="509293A7"/>
    <w:rsid w:val="50C0C874"/>
    <w:rsid w:val="50D0AD56"/>
    <w:rsid w:val="51183501"/>
    <w:rsid w:val="51265C89"/>
    <w:rsid w:val="512BBF08"/>
    <w:rsid w:val="515889B8"/>
    <w:rsid w:val="516105EA"/>
    <w:rsid w:val="518B6732"/>
    <w:rsid w:val="51AF33F4"/>
    <w:rsid w:val="51BA78BD"/>
    <w:rsid w:val="52133A9A"/>
    <w:rsid w:val="521B6AEC"/>
    <w:rsid w:val="522D3FF8"/>
    <w:rsid w:val="52398DA5"/>
    <w:rsid w:val="52A6E43F"/>
    <w:rsid w:val="52BA6F70"/>
    <w:rsid w:val="52C9E596"/>
    <w:rsid w:val="52CFAA26"/>
    <w:rsid w:val="532126ED"/>
    <w:rsid w:val="5356644E"/>
    <w:rsid w:val="53A2B316"/>
    <w:rsid w:val="53A84D19"/>
    <w:rsid w:val="53B7B30E"/>
    <w:rsid w:val="53C461BA"/>
    <w:rsid w:val="54024E69"/>
    <w:rsid w:val="540CE2B3"/>
    <w:rsid w:val="541FF68B"/>
    <w:rsid w:val="5432DE99"/>
    <w:rsid w:val="54454033"/>
    <w:rsid w:val="5450848B"/>
    <w:rsid w:val="54725E7D"/>
    <w:rsid w:val="54A46197"/>
    <w:rsid w:val="54F22662"/>
    <w:rsid w:val="55084903"/>
    <w:rsid w:val="5519E860"/>
    <w:rsid w:val="551DFF4E"/>
    <w:rsid w:val="552E5D92"/>
    <w:rsid w:val="5549A272"/>
    <w:rsid w:val="555A4E93"/>
    <w:rsid w:val="5570C0EB"/>
    <w:rsid w:val="55755EE9"/>
    <w:rsid w:val="55818112"/>
    <w:rsid w:val="5594A1F1"/>
    <w:rsid w:val="55BE8D56"/>
    <w:rsid w:val="55F34F79"/>
    <w:rsid w:val="55FAB89E"/>
    <w:rsid w:val="5685E38A"/>
    <w:rsid w:val="56A8C307"/>
    <w:rsid w:val="56B47F8B"/>
    <w:rsid w:val="56C77743"/>
    <w:rsid w:val="56D7EA44"/>
    <w:rsid w:val="56DCBAB3"/>
    <w:rsid w:val="56EA8C83"/>
    <w:rsid w:val="572C9E91"/>
    <w:rsid w:val="573C1BE9"/>
    <w:rsid w:val="57467347"/>
    <w:rsid w:val="575B5037"/>
    <w:rsid w:val="57616BD6"/>
    <w:rsid w:val="57A53C20"/>
    <w:rsid w:val="57B530A5"/>
    <w:rsid w:val="57F9E57D"/>
    <w:rsid w:val="584C740D"/>
    <w:rsid w:val="584DB2A7"/>
    <w:rsid w:val="58929917"/>
    <w:rsid w:val="58B64C80"/>
    <w:rsid w:val="58B7460B"/>
    <w:rsid w:val="58DDE079"/>
    <w:rsid w:val="594823DD"/>
    <w:rsid w:val="5951D4D6"/>
    <w:rsid w:val="596472E5"/>
    <w:rsid w:val="597828BF"/>
    <w:rsid w:val="598B866C"/>
    <w:rsid w:val="599C2347"/>
    <w:rsid w:val="59AA78F8"/>
    <w:rsid w:val="59ACF6E4"/>
    <w:rsid w:val="59CA5923"/>
    <w:rsid w:val="59D9108C"/>
    <w:rsid w:val="59DD15B5"/>
    <w:rsid w:val="59FCF366"/>
    <w:rsid w:val="5A117A87"/>
    <w:rsid w:val="5A146C04"/>
    <w:rsid w:val="5A342E95"/>
    <w:rsid w:val="5A42225A"/>
    <w:rsid w:val="5A566A99"/>
    <w:rsid w:val="5A59163C"/>
    <w:rsid w:val="5A68E334"/>
    <w:rsid w:val="5A8FFC0A"/>
    <w:rsid w:val="5A9C9B39"/>
    <w:rsid w:val="5ACCC425"/>
    <w:rsid w:val="5ADBFE48"/>
    <w:rsid w:val="5AE19816"/>
    <w:rsid w:val="5B317ABE"/>
    <w:rsid w:val="5B3530FB"/>
    <w:rsid w:val="5B4CD799"/>
    <w:rsid w:val="5B95B00F"/>
    <w:rsid w:val="5B97FB3A"/>
    <w:rsid w:val="5B9A816E"/>
    <w:rsid w:val="5C1F32B2"/>
    <w:rsid w:val="5C7E1BA1"/>
    <w:rsid w:val="5C8D5607"/>
    <w:rsid w:val="5C8DB7E6"/>
    <w:rsid w:val="5CC2DE5C"/>
    <w:rsid w:val="5CC37E9C"/>
    <w:rsid w:val="5CC48742"/>
    <w:rsid w:val="5D0E1E2C"/>
    <w:rsid w:val="5D1ABAFD"/>
    <w:rsid w:val="5D1DC685"/>
    <w:rsid w:val="5D45DDAC"/>
    <w:rsid w:val="5D5663A5"/>
    <w:rsid w:val="5D5D2801"/>
    <w:rsid w:val="5D9E38EF"/>
    <w:rsid w:val="5DC0156F"/>
    <w:rsid w:val="5DDF4011"/>
    <w:rsid w:val="5DF5E72F"/>
    <w:rsid w:val="5E42DB47"/>
    <w:rsid w:val="5E43B1C5"/>
    <w:rsid w:val="5E53751D"/>
    <w:rsid w:val="5E8DBB30"/>
    <w:rsid w:val="5EA434B8"/>
    <w:rsid w:val="5EB6E94B"/>
    <w:rsid w:val="5EC80494"/>
    <w:rsid w:val="5ECD3658"/>
    <w:rsid w:val="5EDFE0B4"/>
    <w:rsid w:val="5EFC2C4C"/>
    <w:rsid w:val="5F075516"/>
    <w:rsid w:val="5F1EACF8"/>
    <w:rsid w:val="5F21D4E0"/>
    <w:rsid w:val="5F24AE82"/>
    <w:rsid w:val="5F4F37C4"/>
    <w:rsid w:val="5F5111C3"/>
    <w:rsid w:val="5F59DDEF"/>
    <w:rsid w:val="5F86BAA7"/>
    <w:rsid w:val="5F8B958E"/>
    <w:rsid w:val="5F936E42"/>
    <w:rsid w:val="5FAA956F"/>
    <w:rsid w:val="601A8795"/>
    <w:rsid w:val="6029EA83"/>
    <w:rsid w:val="6046F974"/>
    <w:rsid w:val="606BBF26"/>
    <w:rsid w:val="606F9501"/>
    <w:rsid w:val="607BD64C"/>
    <w:rsid w:val="60B12997"/>
    <w:rsid w:val="60B7D686"/>
    <w:rsid w:val="60B80DC8"/>
    <w:rsid w:val="60D26DCC"/>
    <w:rsid w:val="60E9601B"/>
    <w:rsid w:val="60F85711"/>
    <w:rsid w:val="611489CB"/>
    <w:rsid w:val="6149F71E"/>
    <w:rsid w:val="615E1C1B"/>
    <w:rsid w:val="615EFEBA"/>
    <w:rsid w:val="6182B2A0"/>
    <w:rsid w:val="6182D6F0"/>
    <w:rsid w:val="61BB5C5B"/>
    <w:rsid w:val="61BCB497"/>
    <w:rsid w:val="62371227"/>
    <w:rsid w:val="623B285A"/>
    <w:rsid w:val="624A7665"/>
    <w:rsid w:val="62545FED"/>
    <w:rsid w:val="626773DA"/>
    <w:rsid w:val="62AE3F28"/>
    <w:rsid w:val="62BC90AE"/>
    <w:rsid w:val="630F5F42"/>
    <w:rsid w:val="6314DB57"/>
    <w:rsid w:val="631D4E97"/>
    <w:rsid w:val="63373019"/>
    <w:rsid w:val="63454710"/>
    <w:rsid w:val="634EF94C"/>
    <w:rsid w:val="635B54F2"/>
    <w:rsid w:val="63633641"/>
    <w:rsid w:val="6370A4BD"/>
    <w:rsid w:val="63726BF1"/>
    <w:rsid w:val="63B35617"/>
    <w:rsid w:val="63BE3EF8"/>
    <w:rsid w:val="63C1D861"/>
    <w:rsid w:val="63C4C61A"/>
    <w:rsid w:val="63D2FAF0"/>
    <w:rsid w:val="6430AFF8"/>
    <w:rsid w:val="6438F76A"/>
    <w:rsid w:val="6452E69B"/>
    <w:rsid w:val="6453684A"/>
    <w:rsid w:val="646348AA"/>
    <w:rsid w:val="646AA83A"/>
    <w:rsid w:val="64926A89"/>
    <w:rsid w:val="649409BA"/>
    <w:rsid w:val="6497D9CF"/>
    <w:rsid w:val="64C2A646"/>
    <w:rsid w:val="64F43B5E"/>
    <w:rsid w:val="65085FC8"/>
    <w:rsid w:val="6524D2DB"/>
    <w:rsid w:val="65318D41"/>
    <w:rsid w:val="6541990F"/>
    <w:rsid w:val="65724552"/>
    <w:rsid w:val="65783250"/>
    <w:rsid w:val="657A5FEA"/>
    <w:rsid w:val="659FE37D"/>
    <w:rsid w:val="65A9C4C6"/>
    <w:rsid w:val="65B52FFA"/>
    <w:rsid w:val="65D5E301"/>
    <w:rsid w:val="65E0719A"/>
    <w:rsid w:val="660D3C01"/>
    <w:rsid w:val="6651B749"/>
    <w:rsid w:val="66621739"/>
    <w:rsid w:val="6669828C"/>
    <w:rsid w:val="6669FF0E"/>
    <w:rsid w:val="66779391"/>
    <w:rsid w:val="66913277"/>
    <w:rsid w:val="669B2216"/>
    <w:rsid w:val="66D1936D"/>
    <w:rsid w:val="66E56BC5"/>
    <w:rsid w:val="6706DA7B"/>
    <w:rsid w:val="67201904"/>
    <w:rsid w:val="6732B966"/>
    <w:rsid w:val="67A20886"/>
    <w:rsid w:val="67EBB1F5"/>
    <w:rsid w:val="68195FD8"/>
    <w:rsid w:val="6825EA9B"/>
    <w:rsid w:val="68293284"/>
    <w:rsid w:val="685892DA"/>
    <w:rsid w:val="686752C7"/>
    <w:rsid w:val="68A9F1F4"/>
    <w:rsid w:val="68D0DA03"/>
    <w:rsid w:val="68D440A8"/>
    <w:rsid w:val="68E52462"/>
    <w:rsid w:val="691F264C"/>
    <w:rsid w:val="692C3856"/>
    <w:rsid w:val="6938BFEE"/>
    <w:rsid w:val="695ED2E1"/>
    <w:rsid w:val="69859080"/>
    <w:rsid w:val="6986F8BC"/>
    <w:rsid w:val="69990896"/>
    <w:rsid w:val="69C90860"/>
    <w:rsid w:val="69DC7EEB"/>
    <w:rsid w:val="69EA05C9"/>
    <w:rsid w:val="69F630BC"/>
    <w:rsid w:val="6A093CDE"/>
    <w:rsid w:val="6A3DD8BF"/>
    <w:rsid w:val="6A473121"/>
    <w:rsid w:val="6A5292C4"/>
    <w:rsid w:val="6A8D7637"/>
    <w:rsid w:val="6ABAD197"/>
    <w:rsid w:val="6B1F8D72"/>
    <w:rsid w:val="6B2D44E6"/>
    <w:rsid w:val="6B3FD3F4"/>
    <w:rsid w:val="6B53AC31"/>
    <w:rsid w:val="6B6146AA"/>
    <w:rsid w:val="6B74968E"/>
    <w:rsid w:val="6B9918EE"/>
    <w:rsid w:val="6B992479"/>
    <w:rsid w:val="6B9FB5F0"/>
    <w:rsid w:val="6BB68155"/>
    <w:rsid w:val="6BC9172B"/>
    <w:rsid w:val="6BE9F6EF"/>
    <w:rsid w:val="6BED16A4"/>
    <w:rsid w:val="6BEF4615"/>
    <w:rsid w:val="6BFAB0C3"/>
    <w:rsid w:val="6C414ABB"/>
    <w:rsid w:val="6C44385B"/>
    <w:rsid w:val="6C88E027"/>
    <w:rsid w:val="6CAEDD1D"/>
    <w:rsid w:val="6CF61EE2"/>
    <w:rsid w:val="6D39EFCD"/>
    <w:rsid w:val="6D6CBA8A"/>
    <w:rsid w:val="6D9D1383"/>
    <w:rsid w:val="6DC72E25"/>
    <w:rsid w:val="6DD42776"/>
    <w:rsid w:val="6DF66B5A"/>
    <w:rsid w:val="6E189FAF"/>
    <w:rsid w:val="6E2375F0"/>
    <w:rsid w:val="6E2BF11F"/>
    <w:rsid w:val="6E4197EC"/>
    <w:rsid w:val="6EAA22CB"/>
    <w:rsid w:val="6EB0DAC3"/>
    <w:rsid w:val="6EB31A7F"/>
    <w:rsid w:val="6EC36505"/>
    <w:rsid w:val="6EFF7904"/>
    <w:rsid w:val="6F4EBA22"/>
    <w:rsid w:val="6F5E5114"/>
    <w:rsid w:val="6F992AC1"/>
    <w:rsid w:val="6FB7DA8D"/>
    <w:rsid w:val="6FF23E21"/>
    <w:rsid w:val="705C4539"/>
    <w:rsid w:val="70693EA0"/>
    <w:rsid w:val="7072F8DE"/>
    <w:rsid w:val="70B51D5C"/>
    <w:rsid w:val="70E83201"/>
    <w:rsid w:val="7108D17B"/>
    <w:rsid w:val="715C437E"/>
    <w:rsid w:val="716A1240"/>
    <w:rsid w:val="716CD07A"/>
    <w:rsid w:val="7174AF76"/>
    <w:rsid w:val="71C58139"/>
    <w:rsid w:val="71E136F9"/>
    <w:rsid w:val="72097333"/>
    <w:rsid w:val="7256BBF3"/>
    <w:rsid w:val="727A2A11"/>
    <w:rsid w:val="727FB1BE"/>
    <w:rsid w:val="727FCFA8"/>
    <w:rsid w:val="7288A73F"/>
    <w:rsid w:val="72907351"/>
    <w:rsid w:val="72F36C4D"/>
    <w:rsid w:val="72FC0842"/>
    <w:rsid w:val="732BDE81"/>
    <w:rsid w:val="73322E77"/>
    <w:rsid w:val="73589F0C"/>
    <w:rsid w:val="73A0BDA4"/>
    <w:rsid w:val="73B5EF53"/>
    <w:rsid w:val="73C5EB89"/>
    <w:rsid w:val="73CE6DD4"/>
    <w:rsid w:val="73D75054"/>
    <w:rsid w:val="742C7FF2"/>
    <w:rsid w:val="7449C5B2"/>
    <w:rsid w:val="745006AE"/>
    <w:rsid w:val="7464FCCF"/>
    <w:rsid w:val="748E0439"/>
    <w:rsid w:val="74B2E975"/>
    <w:rsid w:val="74E1D9D5"/>
    <w:rsid w:val="751612EC"/>
    <w:rsid w:val="751D19A6"/>
    <w:rsid w:val="75222A7E"/>
    <w:rsid w:val="7524A97C"/>
    <w:rsid w:val="752AC1E4"/>
    <w:rsid w:val="753F5FF3"/>
    <w:rsid w:val="7549C34D"/>
    <w:rsid w:val="754D1E28"/>
    <w:rsid w:val="7566D450"/>
    <w:rsid w:val="7582A761"/>
    <w:rsid w:val="758DA40D"/>
    <w:rsid w:val="75A2DCE9"/>
    <w:rsid w:val="75AF494E"/>
    <w:rsid w:val="75B25853"/>
    <w:rsid w:val="75B9341C"/>
    <w:rsid w:val="75BB253D"/>
    <w:rsid w:val="75DFBE2D"/>
    <w:rsid w:val="75EFA347"/>
    <w:rsid w:val="75F3C6C4"/>
    <w:rsid w:val="75FD8E03"/>
    <w:rsid w:val="75FDD903"/>
    <w:rsid w:val="76394899"/>
    <w:rsid w:val="76B6D948"/>
    <w:rsid w:val="76D72B08"/>
    <w:rsid w:val="76EB30A7"/>
    <w:rsid w:val="7703D15F"/>
    <w:rsid w:val="77053DE6"/>
    <w:rsid w:val="7713537B"/>
    <w:rsid w:val="77336931"/>
    <w:rsid w:val="7753DE8D"/>
    <w:rsid w:val="77B2E113"/>
    <w:rsid w:val="77C4A772"/>
    <w:rsid w:val="77E66B43"/>
    <w:rsid w:val="78425CB6"/>
    <w:rsid w:val="78723CE6"/>
    <w:rsid w:val="787B3496"/>
    <w:rsid w:val="78B45BAF"/>
    <w:rsid w:val="78E20B4D"/>
    <w:rsid w:val="78FC07B4"/>
    <w:rsid w:val="78FC6CD7"/>
    <w:rsid w:val="7914F762"/>
    <w:rsid w:val="79454489"/>
    <w:rsid w:val="79678009"/>
    <w:rsid w:val="796ADC4C"/>
    <w:rsid w:val="7983212E"/>
    <w:rsid w:val="79BD2EF0"/>
    <w:rsid w:val="79C8BD25"/>
    <w:rsid w:val="79D7012D"/>
    <w:rsid w:val="7A1E2C4E"/>
    <w:rsid w:val="7A2E3968"/>
    <w:rsid w:val="7A457754"/>
    <w:rsid w:val="7A5B602A"/>
    <w:rsid w:val="7A88F4B1"/>
    <w:rsid w:val="7AD115C0"/>
    <w:rsid w:val="7B186F52"/>
    <w:rsid w:val="7B268E14"/>
    <w:rsid w:val="7B293405"/>
    <w:rsid w:val="7B56A6A7"/>
    <w:rsid w:val="7B6B8BA6"/>
    <w:rsid w:val="7B8F5F04"/>
    <w:rsid w:val="7B98018D"/>
    <w:rsid w:val="7C0BE31F"/>
    <w:rsid w:val="7C1A3BFA"/>
    <w:rsid w:val="7C1C3D84"/>
    <w:rsid w:val="7C45352F"/>
    <w:rsid w:val="7C8027A7"/>
    <w:rsid w:val="7C825389"/>
    <w:rsid w:val="7CC9F7B3"/>
    <w:rsid w:val="7CCCDB6D"/>
    <w:rsid w:val="7CF26C07"/>
    <w:rsid w:val="7D35F97D"/>
    <w:rsid w:val="7D3A78EE"/>
    <w:rsid w:val="7D621BD4"/>
    <w:rsid w:val="7D7086F6"/>
    <w:rsid w:val="7D8600DD"/>
    <w:rsid w:val="7D9E4643"/>
    <w:rsid w:val="7DAB92E3"/>
    <w:rsid w:val="7DB4D3E0"/>
    <w:rsid w:val="7DCFD906"/>
    <w:rsid w:val="7DD5F461"/>
    <w:rsid w:val="7DE0A1F9"/>
    <w:rsid w:val="7E154E4E"/>
    <w:rsid w:val="7E27F85D"/>
    <w:rsid w:val="7E56DCEF"/>
    <w:rsid w:val="7E8BAAB7"/>
    <w:rsid w:val="7EA0B774"/>
    <w:rsid w:val="7EA4995B"/>
    <w:rsid w:val="7EB01C07"/>
    <w:rsid w:val="7EC850D7"/>
    <w:rsid w:val="7ED73923"/>
    <w:rsid w:val="7F114E0D"/>
    <w:rsid w:val="7F271433"/>
    <w:rsid w:val="7F4F4852"/>
    <w:rsid w:val="7F5A616A"/>
    <w:rsid w:val="7F736FD5"/>
    <w:rsid w:val="7F81B9B9"/>
    <w:rsid w:val="7FB460D4"/>
    <w:rsid w:val="7FC2C681"/>
    <w:rsid w:val="7FC84C0E"/>
    <w:rsid w:val="7FC95C07"/>
    <w:rsid w:val="7FF3E3DE"/>
    <w:rsid w:val="7FFC4D24"/>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D878D"/>
  <w15:chartTrackingRefBased/>
  <w15:docId w15:val="{ADA638B8-B3AD-4FE2-9A45-0D91CD7A6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3576281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3576281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357628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357628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E32BC"/>
    <w:pPr>
      <w:keepNext/>
      <w:keepLines/>
      <w:spacing w:before="40" w:after="0"/>
      <w:outlineLvl w:val="4"/>
    </w:pPr>
    <w:rPr>
      <w:rFonts w:asciiTheme="majorHAnsi" w:hAnsiTheme="majorHAnsi" w:eastAsiaTheme="majorEastAsia" w:cstheme="majorBidi"/>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3576281C"/>
    <w:pPr>
      <w:ind w:left="720"/>
      <w:contextualSpacing/>
    </w:pPr>
  </w:style>
  <w:style w:type="character" w:styleId="Hyperlink">
    <w:name w:val="Hyperlink"/>
    <w:basedOn w:val="DefaultParagraphFont"/>
    <w:uiPriority w:val="99"/>
    <w:unhideWhenUsed/>
    <w:rsid w:val="3576281C"/>
    <w:rPr>
      <w:color w:val="467886"/>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FootnoteText">
    <w:name w:val="footnote text"/>
    <w:basedOn w:val="Normal"/>
    <w:uiPriority w:val="99"/>
    <w:semiHidden/>
    <w:unhideWhenUsed/>
    <w:rsid w:val="08000378"/>
    <w:pPr>
      <w:spacing w:after="0" w:line="240" w:lineRule="auto"/>
    </w:pPr>
    <w:rPr>
      <w:sz w:val="20"/>
      <w:szCs w:val="20"/>
    </w:rPr>
  </w:style>
  <w:style w:type="character" w:styleId="FootnoteReference">
    <w:name w:val="footnote reference"/>
    <w:basedOn w:val="DefaultParagraphFont"/>
    <w:uiPriority w:val="99"/>
    <w:semiHidden/>
    <w:unhideWhenUsed/>
    <w:rsid w:val="08000378"/>
    <w:rPr>
      <w:vertAlign w:val="superscript"/>
    </w:rPr>
  </w:style>
  <w:style w:type="paragraph" w:styleId="EndnoteText">
    <w:name w:val="endnote text"/>
    <w:basedOn w:val="Normal"/>
    <w:uiPriority w:val="99"/>
    <w:semiHidden/>
    <w:unhideWhenUsed/>
    <w:rsid w:val="08000378"/>
    <w:pPr>
      <w:spacing w:after="0" w:line="240" w:lineRule="auto"/>
    </w:pPr>
    <w:rPr>
      <w:sz w:val="20"/>
      <w:szCs w:val="20"/>
    </w:rPr>
  </w:style>
  <w:style w:type="character" w:styleId="EndnoteReference">
    <w:name w:val="endnote reference"/>
    <w:basedOn w:val="DefaultParagraphFont"/>
    <w:uiPriority w:val="99"/>
    <w:semiHidden/>
    <w:unhideWhenUsed/>
    <w:rsid w:val="08000378"/>
    <w:rPr>
      <w:vertAlign w:val="superscript"/>
    </w:rPr>
  </w:style>
  <w:style w:type="paragraph" w:styleId="TOC1">
    <w:name w:val="toc 1"/>
    <w:basedOn w:val="Normal"/>
    <w:next w:val="Normal"/>
    <w:uiPriority w:val="39"/>
    <w:unhideWhenUsed/>
    <w:rsid w:val="003D0FB2"/>
    <w:pPr>
      <w:spacing w:after="100"/>
    </w:pPr>
  </w:style>
  <w:style w:type="paragraph" w:styleId="TOC2">
    <w:name w:val="toc 2"/>
    <w:basedOn w:val="Normal"/>
    <w:next w:val="Normal"/>
    <w:uiPriority w:val="39"/>
    <w:unhideWhenUsed/>
    <w:rsid w:val="003D0FB2"/>
    <w:pPr>
      <w:spacing w:after="100"/>
      <w:ind w:left="220"/>
    </w:pPr>
  </w:style>
  <w:style w:type="paragraph" w:styleId="TOC3">
    <w:name w:val="toc 3"/>
    <w:basedOn w:val="Normal"/>
    <w:next w:val="Normal"/>
    <w:uiPriority w:val="39"/>
    <w:unhideWhenUsed/>
    <w:rsid w:val="003D0FB2"/>
    <w:pPr>
      <w:spacing w:after="100"/>
      <w:ind w:left="440"/>
    </w:pPr>
  </w:style>
  <w:style w:type="paragraph" w:styleId="TOC4">
    <w:name w:val="toc 4"/>
    <w:basedOn w:val="Normal"/>
    <w:next w:val="Normal"/>
    <w:uiPriority w:val="39"/>
    <w:unhideWhenUsed/>
    <w:rsid w:val="003D0FB2"/>
    <w:pPr>
      <w:spacing w:after="100"/>
      <w:ind w:left="660"/>
    </w:pPr>
  </w:style>
  <w:style w:type="character" w:styleId="UnresolvedMention">
    <w:name w:val="Unresolved Mention"/>
    <w:basedOn w:val="DefaultParagraphFont"/>
    <w:uiPriority w:val="99"/>
    <w:semiHidden/>
    <w:unhideWhenUsed/>
    <w:rsid w:val="00831058"/>
    <w:rPr>
      <w:color w:val="605E5C"/>
      <w:shd w:val="clear" w:color="auto" w:fill="E1DFDD"/>
    </w:rPr>
  </w:style>
  <w:style w:type="character" w:styleId="FollowedHyperlink">
    <w:name w:val="FollowedHyperlink"/>
    <w:basedOn w:val="DefaultParagraphFont"/>
    <w:uiPriority w:val="99"/>
    <w:semiHidden/>
    <w:unhideWhenUsed/>
    <w:rsid w:val="00831058"/>
    <w:rPr>
      <w:color w:val="96607D" w:themeColor="followedHyperlink"/>
      <w:u w:val="single"/>
    </w:rPr>
  </w:style>
  <w:style w:type="paragraph" w:styleId="NoSpacing">
    <w:name w:val="No Spacing"/>
    <w:uiPriority w:val="1"/>
    <w:qFormat/>
    <w:rsid w:val="00815FDF"/>
    <w:pPr>
      <w:spacing w:after="0"/>
    </w:pPr>
  </w:style>
  <w:style w:type="paragraph" w:styleId="Header">
    <w:name w:val="header"/>
    <w:basedOn w:val="Normal"/>
    <w:link w:val="HeaderChar"/>
    <w:uiPriority w:val="99"/>
    <w:semiHidden/>
    <w:unhideWhenUsed/>
    <w:rsid w:val="005E644D"/>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5E644D"/>
  </w:style>
  <w:style w:type="paragraph" w:styleId="Footer">
    <w:name w:val="footer"/>
    <w:basedOn w:val="Normal"/>
    <w:link w:val="FooterChar"/>
    <w:uiPriority w:val="99"/>
    <w:semiHidden/>
    <w:unhideWhenUsed/>
    <w:rsid w:val="005E644D"/>
    <w:pPr>
      <w:tabs>
        <w:tab w:val="center" w:pos="4680"/>
        <w:tab w:val="right" w:pos="9360"/>
      </w:tabs>
      <w:spacing w:after="0" w:line="240" w:lineRule="auto"/>
    </w:pPr>
  </w:style>
  <w:style w:type="character" w:styleId="FooterChar" w:customStyle="1">
    <w:name w:val="Footer Char"/>
    <w:basedOn w:val="DefaultParagraphFont"/>
    <w:link w:val="Footer"/>
    <w:uiPriority w:val="99"/>
    <w:semiHidden/>
    <w:rsid w:val="005E644D"/>
  </w:style>
  <w:style w:type="character" w:styleId="Heading5Char" w:customStyle="1">
    <w:name w:val="Heading 5 Char"/>
    <w:basedOn w:val="DefaultParagraphFont"/>
    <w:link w:val="Heading5"/>
    <w:uiPriority w:val="9"/>
    <w:rsid w:val="005E32BC"/>
    <w:rPr>
      <w:rFonts w:asciiTheme="majorHAnsi" w:hAnsiTheme="majorHAnsi" w:eastAsiaTheme="majorEastAsia"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hyperlink" Target="https://www.sharetribe.com/how-to-build/peer-to-peer-marketplace/" TargetMode="External" Id="rId18" /><Relationship Type="http://schemas.openxmlformats.org/officeDocument/2006/relationships/hyperlink" Target="https://finmark.com/revenue-models/" TargetMode="External" Id="rId26" /><Relationship Type="http://schemas.openxmlformats.org/officeDocument/2006/relationships/theme" Target="theme/theme1.xml" Id="rId39" /><Relationship Type="http://schemas.openxmlformats.org/officeDocument/2006/relationships/hyperlink" Target="https://www.g2.com/products/dynamics-365-remote-assist/competitors/alternatives" TargetMode="External" Id="rId21" /><Relationship Type="http://schemas.openxmlformats.org/officeDocument/2006/relationships/hyperlink" Target="https://www.inetsoft.com/info/requirements-management-dashboards/" TargetMode="External" Id="rId34" /><Relationship Type="http://schemas.openxmlformats.org/officeDocument/2006/relationships/hyperlink" Target="https://learn.microsoft.com/en-us/dynamics365/mixed-reality/remote-assist/ra-overview" TargetMode="External" Id="rId7" /><Relationship Type="http://schemas.openxmlformats.org/officeDocument/2006/relationships/hyperlink" Target="https://collegedouglas-my.sharepoint.com/personal/altamiranobaezc_student_douglascollege_ca/Documents/Software%20Engineering%20Project/Project%20Report%201/ICanFixIt%20-%20Gantt%20chart.xlsx?web=1" TargetMode="External" Id="rId12" /><Relationship Type="http://schemas.openxmlformats.org/officeDocument/2006/relationships/hyperlink" Target="https://stackoverflow.com/questions/42119385/spring-boot-video-chat" TargetMode="External" Id="rId17" /><Relationship Type="http://schemas.openxmlformats.org/officeDocument/2006/relationships/hyperlink" Target="https://foundersnetwork.com/startup-revenue-model/" TargetMode="External" Id="rId25" /><Relationship Type="http://schemas.openxmlformats.org/officeDocument/2006/relationships/hyperlink" Target="https://blog.umano.tech/top-software-engineering-kpis-to-boost-performance" TargetMode="External" Id="rId33" /><Relationship Type="http://schemas.openxmlformats.org/officeDocument/2006/relationships/fontTable" Target="fontTable.xml" Id="rId38" /><Relationship Type="http://schemas.openxmlformats.org/officeDocument/2006/relationships/styles" Target="styles.xml" Id="rId2" /><Relationship Type="http://schemas.openxmlformats.org/officeDocument/2006/relationships/hyperlink" Target="https://www.bsr.org/en/emerging-issues/right-to-repair" TargetMode="External" Id="rId16" /><Relationship Type="http://schemas.openxmlformats.org/officeDocument/2006/relationships/hyperlink" Target="https://www.liveplan.com/blog/starting/online-business-model" TargetMode="External" Id="rId20" /><Relationship Type="http://schemas.openxmlformats.org/officeDocument/2006/relationships/hyperlink" Target="https://brainspate.com/blog/c2c-marketplace-guide/" TargetMode="Externa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1.png" Id="rId11" /><Relationship Type="http://schemas.openxmlformats.org/officeDocument/2006/relationships/hyperlink" Target="https://attractgroup.com/blog/how-to-build-p2p-marketplace/" TargetMode="External" Id="rId24" /><Relationship Type="http://schemas.openxmlformats.org/officeDocument/2006/relationships/hyperlink" Target="https://www.projectmanager.com/guides/gantt-chart" TargetMode="External" Id="rId32" /><Relationship Type="http://schemas.openxmlformats.org/officeDocument/2006/relationships/footer" Target="footer1.xml" Id="rId37" /><Relationship Type="http://schemas.microsoft.com/office/2020/10/relationships/intelligence" Target="intelligence2.xml" Id="rId40" /><Relationship Type="http://schemas.openxmlformats.org/officeDocument/2006/relationships/footnotes" Target="footnotes.xml" Id="rId5" /><Relationship Type="http://schemas.openxmlformats.org/officeDocument/2006/relationships/hyperlink" Target="https://grypp.io/ar-tools-for-field-service/" TargetMode="External" Id="rId15" /><Relationship Type="http://schemas.openxmlformats.org/officeDocument/2006/relationships/hyperlink" Target="https://en.wikipedia.org/wiki/Taskrabbit" TargetMode="External" Id="rId23" /><Relationship Type="http://schemas.openxmlformats.org/officeDocument/2006/relationships/hyperlink" Target="https://www.taskrabbit.com/services/online-tasks" TargetMode="External" Id="rId28" /><Relationship Type="http://schemas.openxmlformats.org/officeDocument/2006/relationships/header" Target="header1.xml" Id="rId36" /><Relationship Type="http://schemas.openxmlformats.org/officeDocument/2006/relationships/hyperlink" Target="https://www.youtube.com" TargetMode="External" Id="rId10" /><Relationship Type="http://schemas.openxmlformats.org/officeDocument/2006/relationships/hyperlink" Target="https://www.worldscientific.com/doi/10.1142/S0219877020500509" TargetMode="External" Id="rId19" /><Relationship Type="http://schemas.openxmlformats.org/officeDocument/2006/relationships/hyperlink" Target="http://thinkmicroservices.com/blog/2020/services/peer-signaling-service.html" TargetMode="External" Id="rId31" /><Relationship Type="http://schemas.openxmlformats.org/officeDocument/2006/relationships/webSettings" Target="webSettings.xml" Id="rId4" /><Relationship Type="http://schemas.openxmlformats.org/officeDocument/2006/relationships/hyperlink" Target="https://www.taskrabbit.ca/" TargetMode="External" Id="rId9" /><Relationship Type="http://schemas.openxmlformats.org/officeDocument/2006/relationships/hyperlink" Target="https://collegedouglas-my.sharepoint.com/personal/altamiranobaezc_student_douglascollege_ca/Documents/Software%20Engineering%20Project/Project%20Report%201/ICanFixIt%20-%20Gantt%20chart.xlsx" TargetMode="External" Id="rId14" /><Relationship Type="http://schemas.openxmlformats.org/officeDocument/2006/relationships/hyperlink" Target="https://agilie.com/blog/7-must-have-features-to-include-in-your-taskrabbit-website-clone" TargetMode="External" Id="rId22" /><Relationship Type="http://schemas.openxmlformats.org/officeDocument/2006/relationships/hyperlink" Target="https://www.upwork.com/resources/upwork-profile-examples" TargetMode="External" Id="rId27" /><Relationship Type="http://schemas.openxmlformats.org/officeDocument/2006/relationships/hyperlink" Target="https://www.nanocosmos.net/blog/webrtc-latency/" TargetMode="External" Id="rId30" /><Relationship Type="http://schemas.openxmlformats.org/officeDocument/2006/relationships/hyperlink" Target="https://finmark.com/revenue-models/" TargetMode="External" Id="rId35" /><Relationship Type="http://schemas.openxmlformats.org/officeDocument/2006/relationships/hyperlink" Target="https://helplightning.com/" TargetMode="External" Id="rId8" /><Relationship Type="http://schemas.openxmlformats.org/officeDocument/2006/relationships/settings" Target="settings.xml" Id="rId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Altamirano Baez, Carlos M.</dc:creator>
  <keywords/>
  <dc:description/>
  <lastModifiedBy>Altamirano Baez, Carlos M.</lastModifiedBy>
  <revision>294</revision>
  <dcterms:created xsi:type="dcterms:W3CDTF">2026-01-19T00:16:00.0000000Z</dcterms:created>
  <dcterms:modified xsi:type="dcterms:W3CDTF">2026-02-17T03:44:59.6323658Z</dcterms:modified>
</coreProperties>
</file>